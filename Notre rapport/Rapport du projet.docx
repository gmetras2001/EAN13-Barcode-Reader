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83B35EA" w14:textId="1A214D61" w:rsidR="00CD574C" w:rsidRDefault="00CD574C" w:rsidP="00CD574C">
      <w:pPr>
        <w:pStyle w:val="MonTitre"/>
        <w:pBdr>
          <w:top w:val="none" w:sz="0" w:space="0" w:color="auto"/>
          <w:left w:val="none" w:sz="0" w:space="0" w:color="auto"/>
          <w:bottom w:val="none" w:sz="0" w:space="0" w:color="auto"/>
          <w:right w:val="none" w:sz="0" w:space="0" w:color="auto"/>
        </w:pBdr>
      </w:pPr>
      <w:r>
        <w:rPr>
          <w:noProof/>
        </w:rPr>
        <w:drawing>
          <wp:anchor distT="0" distB="0" distL="114300" distR="114300" simplePos="0" relativeHeight="251670529" behindDoc="0" locked="0" layoutInCell="1" allowOverlap="1" wp14:anchorId="0AA2327F" wp14:editId="435838BF">
            <wp:simplePos x="0" y="0"/>
            <wp:positionH relativeFrom="margin">
              <wp:posOffset>5208905</wp:posOffset>
            </wp:positionH>
            <wp:positionV relativeFrom="paragraph">
              <wp:posOffset>1905</wp:posOffset>
            </wp:positionV>
            <wp:extent cx="547370" cy="614680"/>
            <wp:effectExtent l="0" t="0" r="5080" b="0"/>
            <wp:wrapSquare wrapText="bothSides"/>
            <wp:docPr id="27" name="Image 27" descr="Afficher l’image sou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fficher l’image sourc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7370" cy="6146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9505" behindDoc="0" locked="0" layoutInCell="1" allowOverlap="1" wp14:anchorId="1F538998" wp14:editId="787F89B1">
            <wp:simplePos x="0" y="0"/>
            <wp:positionH relativeFrom="margin">
              <wp:align>left</wp:align>
            </wp:positionH>
            <wp:positionV relativeFrom="paragraph">
              <wp:posOffset>0</wp:posOffset>
            </wp:positionV>
            <wp:extent cx="1905215" cy="412750"/>
            <wp:effectExtent l="0" t="0" r="0" b="6350"/>
            <wp:wrapSquare wrapText="bothSides"/>
            <wp:docPr id="3" name="Image 3" descr="Afficher l’image sou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fficher l’image sourc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905215" cy="412750"/>
                    </a:xfrm>
                    <a:prstGeom prst="rect">
                      <a:avLst/>
                    </a:prstGeom>
                    <a:noFill/>
                    <a:ln>
                      <a:noFill/>
                    </a:ln>
                  </pic:spPr>
                </pic:pic>
              </a:graphicData>
            </a:graphic>
          </wp:anchor>
        </w:drawing>
      </w:r>
    </w:p>
    <w:p w14:paraId="7DFE396A" w14:textId="77777777" w:rsidR="00CD574C" w:rsidRDefault="00CD574C" w:rsidP="003C3F0F">
      <w:pPr>
        <w:pStyle w:val="MonTitre"/>
        <w:pBdr>
          <w:top w:val="none" w:sz="0" w:space="0" w:color="auto"/>
          <w:left w:val="none" w:sz="0" w:space="0" w:color="auto"/>
          <w:bottom w:val="none" w:sz="0" w:space="0" w:color="auto"/>
          <w:right w:val="none" w:sz="0" w:space="0" w:color="auto"/>
        </w:pBdr>
        <w:spacing w:after="0"/>
      </w:pPr>
    </w:p>
    <w:p w14:paraId="64CFD501" w14:textId="17A05C36" w:rsidR="00CD574C" w:rsidRPr="003C3F0F" w:rsidRDefault="00367ED9" w:rsidP="003C3F0F">
      <w:pPr>
        <w:pStyle w:val="MonTitre"/>
        <w:pBdr>
          <w:top w:val="none" w:sz="0" w:space="0" w:color="auto"/>
          <w:left w:val="none" w:sz="0" w:space="0" w:color="auto"/>
          <w:bottom w:val="none" w:sz="0" w:space="0" w:color="auto"/>
          <w:right w:val="none" w:sz="0" w:space="0" w:color="auto"/>
        </w:pBdr>
        <w:spacing w:after="0"/>
        <w:rPr>
          <w:sz w:val="48"/>
          <w:szCs w:val="48"/>
        </w:rPr>
      </w:pPr>
      <w:del w:id="2" w:author="Gaetan Gaudard" w:date="2020-05-30T11:08:00Z">
        <w:r w:rsidRPr="003C3F0F" w:rsidDel="0091613C">
          <w:rPr>
            <w:sz w:val="48"/>
            <w:szCs w:val="48"/>
          </w:rPr>
          <w:delText>Modèle pour la rédaction de rapports scientifiques</w:delText>
        </w:r>
      </w:del>
      <w:ins w:id="3" w:author="Gaetan Gaudard" w:date="2020-05-30T11:08:00Z">
        <w:r w:rsidR="0091613C" w:rsidRPr="003C3F0F">
          <w:rPr>
            <w:sz w:val="48"/>
            <w:szCs w:val="48"/>
          </w:rPr>
          <w:t>Rapport de projet</w:t>
        </w:r>
      </w:ins>
      <w:ins w:id="4" w:author="Gaetan Gaudard" w:date="2020-05-30T11:09:00Z">
        <w:r w:rsidR="00BB1B5B" w:rsidRPr="003C3F0F">
          <w:rPr>
            <w:sz w:val="48"/>
            <w:szCs w:val="48"/>
          </w:rPr>
          <w:t xml:space="preserve"> : </w:t>
        </w:r>
      </w:ins>
    </w:p>
    <w:p w14:paraId="3544DF2B" w14:textId="19C33CDE" w:rsidR="00CD574C" w:rsidRPr="003C3F0F" w:rsidRDefault="003C3F0F" w:rsidP="003C3F0F">
      <w:pPr>
        <w:pStyle w:val="MonTitre"/>
        <w:pBdr>
          <w:top w:val="none" w:sz="0" w:space="0" w:color="auto"/>
          <w:left w:val="none" w:sz="0" w:space="0" w:color="auto"/>
          <w:bottom w:val="none" w:sz="0" w:space="0" w:color="auto"/>
          <w:right w:val="none" w:sz="0" w:space="0" w:color="auto"/>
        </w:pBdr>
        <w:spacing w:after="0"/>
        <w:rPr>
          <w:sz w:val="48"/>
          <w:szCs w:val="48"/>
        </w:rPr>
      </w:pPr>
      <w:r>
        <w:rPr>
          <w:sz w:val="48"/>
          <w:szCs w:val="48"/>
        </w:rPr>
        <w:t xml:space="preserve">Application de décodage </w:t>
      </w:r>
      <w:ins w:id="5" w:author="Gaetan Gaudard" w:date="2020-05-30T11:09:00Z">
        <w:r w:rsidR="00BB1B5B" w:rsidRPr="003C3F0F">
          <w:rPr>
            <w:sz w:val="48"/>
            <w:szCs w:val="48"/>
          </w:rPr>
          <w:t>de code</w:t>
        </w:r>
      </w:ins>
      <w:ins w:id="6" w:author="Gaetan Gaudard" w:date="2020-05-30T11:13:00Z">
        <w:r w:rsidR="008E437E" w:rsidRPr="003C3F0F">
          <w:rPr>
            <w:sz w:val="48"/>
            <w:szCs w:val="48"/>
          </w:rPr>
          <w:t>s</w:t>
        </w:r>
      </w:ins>
      <w:ins w:id="7" w:author="Gaetan Gaudard" w:date="2020-05-30T11:09:00Z">
        <w:r w:rsidR="00BB1B5B" w:rsidRPr="003C3F0F">
          <w:rPr>
            <w:sz w:val="48"/>
            <w:szCs w:val="48"/>
          </w:rPr>
          <w:t>-barres</w:t>
        </w:r>
      </w:ins>
    </w:p>
    <w:p w14:paraId="5A44ACA7" w14:textId="0BBA7B8A" w:rsidR="00CD574C" w:rsidRDefault="00CD574C" w:rsidP="003C3F0F">
      <w:pPr>
        <w:pStyle w:val="MonTitre"/>
        <w:pBdr>
          <w:top w:val="none" w:sz="0" w:space="0" w:color="auto"/>
          <w:left w:val="none" w:sz="0" w:space="0" w:color="auto"/>
          <w:bottom w:val="none" w:sz="0" w:space="0" w:color="auto"/>
          <w:right w:val="none" w:sz="0" w:space="0" w:color="auto"/>
        </w:pBdr>
        <w:spacing w:after="0"/>
        <w:rPr>
          <w:ins w:id="8" w:author="Gaetan Gaudard" w:date="2020-05-30T11:25:00Z"/>
        </w:rPr>
      </w:pPr>
    </w:p>
    <w:p w14:paraId="450C24AA" w14:textId="4AA70EE3" w:rsidR="00FE0E91" w:rsidRDefault="00FE0E91" w:rsidP="00CD574C">
      <w:pPr>
        <w:widowControl/>
        <w:suppressAutoHyphens w:val="0"/>
        <w:autoSpaceDN/>
        <w:jc w:val="center"/>
        <w:textAlignment w:val="auto"/>
        <w:rPr>
          <w:rFonts w:ascii="Calibri" w:hAnsi="Calibri"/>
          <w:sz w:val="22"/>
          <w:szCs w:val="22"/>
        </w:rPr>
      </w:pPr>
    </w:p>
    <w:p w14:paraId="281BB91A" w14:textId="56BCC8FF" w:rsidR="00CD574C" w:rsidRDefault="003C3F0F">
      <w:pPr>
        <w:widowControl/>
        <w:suppressAutoHyphens w:val="0"/>
        <w:autoSpaceDN/>
        <w:textAlignment w:val="auto"/>
        <w:rPr>
          <w:rFonts w:ascii="Calibri" w:hAnsi="Calibri"/>
          <w:sz w:val="22"/>
          <w:szCs w:val="22"/>
        </w:rPr>
      </w:pPr>
      <w:r w:rsidRPr="00AF0428">
        <w:rPr>
          <w:noProof/>
          <w:bdr w:val="none" w:sz="0" w:space="0" w:color="auto" w:frame="1"/>
        </w:rPr>
        <w:drawing>
          <wp:inline distT="0" distB="0" distL="0" distR="0" wp14:anchorId="3F9BCFB0" wp14:editId="577B7AA3">
            <wp:extent cx="5745480" cy="2941320"/>
            <wp:effectExtent l="0" t="0" r="762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3">
                      <a:extLst>
                        <a:ext uri="{28A0092B-C50C-407E-A947-70E740481C1C}">
                          <a14:useLocalDpi xmlns:a14="http://schemas.microsoft.com/office/drawing/2010/main" val="0"/>
                        </a:ext>
                      </a:extLst>
                    </a:blip>
                    <a:srcRect t="3301" b="5661"/>
                    <a:stretch/>
                  </pic:blipFill>
                  <pic:spPr bwMode="auto">
                    <a:xfrm>
                      <a:off x="0" y="0"/>
                      <a:ext cx="5745480" cy="2941320"/>
                    </a:xfrm>
                    <a:prstGeom prst="rect">
                      <a:avLst/>
                    </a:prstGeom>
                    <a:noFill/>
                    <a:ln>
                      <a:noFill/>
                    </a:ln>
                    <a:extLst>
                      <a:ext uri="{53640926-AAD7-44D8-BBD7-CCE9431645EC}">
                        <a14:shadowObscured xmlns:a14="http://schemas.microsoft.com/office/drawing/2010/main"/>
                      </a:ext>
                    </a:extLst>
                  </pic:spPr>
                </pic:pic>
              </a:graphicData>
            </a:graphic>
          </wp:inline>
        </w:drawing>
      </w:r>
    </w:p>
    <w:p w14:paraId="2377D16E" w14:textId="1E757982" w:rsidR="003C3F0F" w:rsidRDefault="003C3F0F" w:rsidP="003C3F0F">
      <w:pPr>
        <w:widowControl/>
        <w:suppressAutoHyphens w:val="0"/>
        <w:autoSpaceDN/>
        <w:textAlignment w:val="auto"/>
        <w:rPr>
          <w:rFonts w:ascii="Calibri" w:hAnsi="Calibri"/>
          <w:sz w:val="22"/>
          <w:szCs w:val="22"/>
        </w:rPr>
      </w:pPr>
    </w:p>
    <w:p w14:paraId="1BC3262D" w14:textId="1F13E4CF" w:rsidR="003C3F0F" w:rsidRDefault="003C3F0F" w:rsidP="003C3F0F">
      <w:pPr>
        <w:widowControl/>
        <w:suppressAutoHyphens w:val="0"/>
        <w:autoSpaceDN/>
        <w:textAlignment w:val="auto"/>
        <w:rPr>
          <w:rFonts w:ascii="Calibri" w:hAnsi="Calibri"/>
          <w:sz w:val="22"/>
          <w:szCs w:val="22"/>
        </w:rPr>
      </w:pPr>
    </w:p>
    <w:p w14:paraId="593DA3D4" w14:textId="33FBF1A3" w:rsidR="003C3F0F" w:rsidRDefault="003C3F0F" w:rsidP="003C3F0F">
      <w:pPr>
        <w:widowControl/>
        <w:suppressAutoHyphens w:val="0"/>
        <w:autoSpaceDN/>
        <w:textAlignment w:val="auto"/>
        <w:rPr>
          <w:rFonts w:ascii="Calibri" w:hAnsi="Calibri"/>
          <w:sz w:val="22"/>
          <w:szCs w:val="22"/>
        </w:rPr>
      </w:pPr>
    </w:p>
    <w:p w14:paraId="6371B7F4" w14:textId="1B98C364" w:rsidR="003C3F0F" w:rsidRPr="003C3F0F" w:rsidRDefault="003C3F0F" w:rsidP="003C3F0F">
      <w:pPr>
        <w:pStyle w:val="MonTitre"/>
        <w:pBdr>
          <w:top w:val="none" w:sz="0" w:space="0" w:color="auto"/>
          <w:left w:val="none" w:sz="0" w:space="0" w:color="auto"/>
          <w:bottom w:val="none" w:sz="0" w:space="0" w:color="auto"/>
          <w:right w:val="none" w:sz="0" w:space="0" w:color="auto"/>
        </w:pBdr>
        <w:spacing w:after="0"/>
        <w:rPr>
          <w:sz w:val="32"/>
          <w:szCs w:val="32"/>
        </w:rPr>
      </w:pPr>
      <w:r w:rsidRPr="003C3F0F">
        <w:rPr>
          <w:sz w:val="32"/>
          <w:szCs w:val="32"/>
        </w:rPr>
        <w:t xml:space="preserve">Auteurs : </w:t>
      </w:r>
    </w:p>
    <w:p w14:paraId="4E8CA00E" w14:textId="25AD2433" w:rsidR="003C3F0F" w:rsidRPr="003C3F0F" w:rsidRDefault="003C3F0F" w:rsidP="003C3F0F">
      <w:pPr>
        <w:pStyle w:val="MonTitre"/>
        <w:pBdr>
          <w:top w:val="none" w:sz="0" w:space="0" w:color="auto"/>
          <w:left w:val="none" w:sz="0" w:space="0" w:color="auto"/>
          <w:bottom w:val="none" w:sz="0" w:space="0" w:color="auto"/>
          <w:right w:val="none" w:sz="0" w:space="0" w:color="auto"/>
        </w:pBdr>
        <w:spacing w:after="0"/>
        <w:rPr>
          <w:b w:val="0"/>
          <w:bCs/>
          <w:sz w:val="32"/>
          <w:szCs w:val="32"/>
        </w:rPr>
      </w:pPr>
      <w:r w:rsidRPr="003C3F0F">
        <w:rPr>
          <w:b w:val="0"/>
          <w:bCs/>
          <w:sz w:val="32"/>
          <w:szCs w:val="32"/>
        </w:rPr>
        <w:t>METRAS Gaël, BARGES Tanguy,</w:t>
      </w:r>
    </w:p>
    <w:p w14:paraId="7E528CE5" w14:textId="6EF49933" w:rsidR="003C3F0F" w:rsidRPr="003C3F0F" w:rsidRDefault="003C3F0F" w:rsidP="003C3F0F">
      <w:pPr>
        <w:pStyle w:val="MonTitre"/>
        <w:pBdr>
          <w:top w:val="none" w:sz="0" w:space="0" w:color="auto"/>
          <w:left w:val="none" w:sz="0" w:space="0" w:color="auto"/>
          <w:bottom w:val="none" w:sz="0" w:space="0" w:color="auto"/>
          <w:right w:val="none" w:sz="0" w:space="0" w:color="auto"/>
        </w:pBdr>
        <w:spacing w:after="0"/>
        <w:rPr>
          <w:b w:val="0"/>
          <w:bCs/>
          <w:sz w:val="32"/>
          <w:szCs w:val="32"/>
        </w:rPr>
      </w:pPr>
      <w:r w:rsidRPr="003C3F0F">
        <w:rPr>
          <w:b w:val="0"/>
          <w:bCs/>
          <w:sz w:val="32"/>
          <w:szCs w:val="32"/>
        </w:rPr>
        <w:t>JAMADI Nassime, GAUDARD Gaëtan</w:t>
      </w:r>
    </w:p>
    <w:p w14:paraId="3FB894C1" w14:textId="1AAB13A9" w:rsidR="003C3F0F" w:rsidRDefault="003C3F0F" w:rsidP="003C3F0F">
      <w:pPr>
        <w:widowControl/>
        <w:suppressAutoHyphens w:val="0"/>
        <w:autoSpaceDN/>
        <w:textAlignment w:val="auto"/>
        <w:rPr>
          <w:rFonts w:ascii="Calibri" w:hAnsi="Calibri"/>
          <w:sz w:val="22"/>
          <w:szCs w:val="22"/>
        </w:rPr>
      </w:pPr>
    </w:p>
    <w:p w14:paraId="301E0DA4" w14:textId="0BFE1EDA" w:rsidR="003C3F0F" w:rsidRDefault="003C3F0F" w:rsidP="003C3F0F">
      <w:pPr>
        <w:widowControl/>
        <w:suppressAutoHyphens w:val="0"/>
        <w:autoSpaceDN/>
        <w:textAlignment w:val="auto"/>
        <w:rPr>
          <w:rFonts w:ascii="Calibri" w:hAnsi="Calibri"/>
          <w:sz w:val="22"/>
          <w:szCs w:val="22"/>
        </w:rPr>
      </w:pPr>
    </w:p>
    <w:p w14:paraId="2EF2559B" w14:textId="21CAEEEE" w:rsidR="003C3F0F" w:rsidRDefault="003C3F0F" w:rsidP="003C3F0F">
      <w:pPr>
        <w:widowControl/>
        <w:suppressAutoHyphens w:val="0"/>
        <w:autoSpaceDN/>
        <w:textAlignment w:val="auto"/>
        <w:rPr>
          <w:rFonts w:ascii="Calibri" w:hAnsi="Calibri"/>
          <w:sz w:val="22"/>
          <w:szCs w:val="22"/>
        </w:rPr>
      </w:pPr>
    </w:p>
    <w:p w14:paraId="013CEF37" w14:textId="19B1C0CA" w:rsidR="003C3F0F" w:rsidRDefault="003C3F0F" w:rsidP="003C3F0F">
      <w:pPr>
        <w:widowControl/>
        <w:suppressAutoHyphens w:val="0"/>
        <w:autoSpaceDN/>
        <w:textAlignment w:val="auto"/>
        <w:rPr>
          <w:rFonts w:ascii="Calibri" w:hAnsi="Calibri"/>
          <w:sz w:val="22"/>
          <w:szCs w:val="22"/>
        </w:rPr>
      </w:pPr>
    </w:p>
    <w:p w14:paraId="533DB483" w14:textId="0142F49A" w:rsidR="003C3F0F" w:rsidRDefault="003C3F0F" w:rsidP="003C3F0F">
      <w:pPr>
        <w:widowControl/>
        <w:suppressAutoHyphens w:val="0"/>
        <w:autoSpaceDN/>
        <w:textAlignment w:val="auto"/>
        <w:rPr>
          <w:rFonts w:ascii="Calibri" w:hAnsi="Calibri"/>
          <w:sz w:val="22"/>
          <w:szCs w:val="22"/>
        </w:rPr>
      </w:pPr>
    </w:p>
    <w:p w14:paraId="00AE5C11" w14:textId="3C0E9A6B" w:rsidR="003C3F0F" w:rsidRDefault="003C3F0F" w:rsidP="003C3F0F">
      <w:pPr>
        <w:widowControl/>
        <w:suppressAutoHyphens w:val="0"/>
        <w:autoSpaceDN/>
        <w:textAlignment w:val="auto"/>
        <w:rPr>
          <w:rFonts w:ascii="Calibri" w:hAnsi="Calibri"/>
          <w:sz w:val="22"/>
          <w:szCs w:val="22"/>
        </w:rPr>
      </w:pPr>
    </w:p>
    <w:p w14:paraId="1746E096" w14:textId="30FFA263" w:rsidR="003C3F0F" w:rsidRDefault="003C3F0F" w:rsidP="003C3F0F">
      <w:pPr>
        <w:widowControl/>
        <w:suppressAutoHyphens w:val="0"/>
        <w:autoSpaceDN/>
        <w:textAlignment w:val="auto"/>
        <w:rPr>
          <w:rFonts w:ascii="Calibri" w:hAnsi="Calibri"/>
          <w:sz w:val="22"/>
          <w:szCs w:val="22"/>
        </w:rPr>
      </w:pPr>
    </w:p>
    <w:p w14:paraId="3E56530B" w14:textId="4D723247" w:rsidR="003C3F0F" w:rsidRPr="003C3F0F" w:rsidRDefault="003C3F0F" w:rsidP="003C3F0F">
      <w:pPr>
        <w:widowControl/>
        <w:suppressAutoHyphens w:val="0"/>
        <w:autoSpaceDN/>
        <w:jc w:val="right"/>
        <w:textAlignment w:val="auto"/>
        <w:rPr>
          <w:rFonts w:ascii="Calibri" w:hAnsi="Calibri"/>
          <w:sz w:val="28"/>
          <w:szCs w:val="26"/>
        </w:rPr>
      </w:pPr>
      <w:r w:rsidRPr="003C3F0F">
        <w:rPr>
          <w:rFonts w:ascii="Calibri" w:hAnsi="Calibri"/>
          <w:sz w:val="28"/>
          <w:szCs w:val="26"/>
        </w:rPr>
        <w:t>Année 2019 - 2020</w:t>
      </w:r>
    </w:p>
    <w:p w14:paraId="7BD8CD13" w14:textId="77777777" w:rsidR="003C3F0F" w:rsidRDefault="003C3F0F">
      <w:pPr>
        <w:widowControl/>
        <w:suppressAutoHyphens w:val="0"/>
        <w:autoSpaceDN/>
        <w:textAlignment w:val="auto"/>
        <w:rPr>
          <w:rFonts w:ascii="Arial" w:eastAsia="Times New Roman" w:hAnsi="Arial" w:cs="Arial"/>
          <w:b/>
          <w:bCs/>
          <w:sz w:val="32"/>
          <w:szCs w:val="32"/>
        </w:rPr>
      </w:pPr>
      <w:bookmarkStart w:id="9" w:name="_Toc41730611"/>
      <w:r>
        <w:br w:type="page"/>
      </w:r>
    </w:p>
    <w:sdt>
      <w:sdtPr>
        <w:id w:val="-1774392215"/>
        <w:docPartObj>
          <w:docPartGallery w:val="Table of Contents"/>
          <w:docPartUnique/>
        </w:docPartObj>
      </w:sdtPr>
      <w:sdtEndPr>
        <w:rPr>
          <w:rFonts w:ascii="Bitstream Vera Serif" w:eastAsia="Bitstream Vera Sans" w:hAnsi="Bitstream Vera Serif" w:cs="Lucidasans"/>
          <w:color w:val="auto"/>
          <w:kern w:val="3"/>
          <w:sz w:val="24"/>
          <w:szCs w:val="24"/>
        </w:rPr>
      </w:sdtEndPr>
      <w:sdtContent>
        <w:p w14:paraId="6943B428" w14:textId="6433631C" w:rsidR="003C3F0F" w:rsidRDefault="003C3F0F">
          <w:pPr>
            <w:pStyle w:val="En-ttedetabledesmatires"/>
            <w:rPr>
              <w:color w:val="auto"/>
              <w:sz w:val="36"/>
              <w:szCs w:val="36"/>
            </w:rPr>
          </w:pPr>
          <w:r w:rsidRPr="00EA39E2">
            <w:rPr>
              <w:color w:val="auto"/>
              <w:sz w:val="36"/>
              <w:szCs w:val="36"/>
            </w:rPr>
            <w:t>Table des matières</w:t>
          </w:r>
        </w:p>
        <w:p w14:paraId="226E196B" w14:textId="77777777" w:rsidR="00EA39E2" w:rsidRPr="00EA39E2" w:rsidRDefault="00EA39E2" w:rsidP="00EA39E2"/>
        <w:p w14:paraId="6460ABDD" w14:textId="6DD07424" w:rsidR="00EA39E2" w:rsidRDefault="003C3F0F">
          <w:pPr>
            <w:pStyle w:val="TM1"/>
            <w:tabs>
              <w:tab w:val="right" w:leader="dot" w:pos="9062"/>
            </w:tabs>
            <w:rPr>
              <w:rFonts w:asciiTheme="minorHAnsi" w:eastAsiaTheme="minorEastAsia" w:hAnsiTheme="minorHAnsi" w:cstheme="minorBidi"/>
              <w:noProof/>
              <w:kern w:val="0"/>
              <w:sz w:val="22"/>
              <w:szCs w:val="22"/>
            </w:rPr>
          </w:pPr>
          <w:r>
            <w:fldChar w:fldCharType="begin"/>
          </w:r>
          <w:r>
            <w:instrText xml:space="preserve"> TOC \o "1-3" \h \z \u </w:instrText>
          </w:r>
          <w:r>
            <w:fldChar w:fldCharType="separate"/>
          </w:r>
          <w:hyperlink w:anchor="_Toc41838503" w:history="1">
            <w:r w:rsidR="00EA39E2" w:rsidRPr="0019164F">
              <w:rPr>
                <w:rStyle w:val="Lienhypertexte"/>
                <w:noProof/>
              </w:rPr>
              <w:t>INTRODUCTION</w:t>
            </w:r>
            <w:r w:rsidR="00EA39E2">
              <w:rPr>
                <w:noProof/>
                <w:webHidden/>
              </w:rPr>
              <w:tab/>
            </w:r>
            <w:r w:rsidR="00EA39E2">
              <w:rPr>
                <w:noProof/>
                <w:webHidden/>
              </w:rPr>
              <w:fldChar w:fldCharType="begin"/>
            </w:r>
            <w:r w:rsidR="00EA39E2">
              <w:rPr>
                <w:noProof/>
                <w:webHidden/>
              </w:rPr>
              <w:instrText xml:space="preserve"> PAGEREF _Toc41838503 \h </w:instrText>
            </w:r>
            <w:r w:rsidR="00EA39E2">
              <w:rPr>
                <w:noProof/>
                <w:webHidden/>
              </w:rPr>
            </w:r>
            <w:r w:rsidR="00EA39E2">
              <w:rPr>
                <w:noProof/>
                <w:webHidden/>
              </w:rPr>
              <w:fldChar w:fldCharType="separate"/>
            </w:r>
            <w:r w:rsidR="00EA39E2">
              <w:rPr>
                <w:noProof/>
                <w:webHidden/>
              </w:rPr>
              <w:t>2</w:t>
            </w:r>
            <w:r w:rsidR="00EA39E2">
              <w:rPr>
                <w:noProof/>
                <w:webHidden/>
              </w:rPr>
              <w:fldChar w:fldCharType="end"/>
            </w:r>
          </w:hyperlink>
        </w:p>
        <w:p w14:paraId="6BAE1D6A" w14:textId="6B6D041F" w:rsidR="00EA39E2" w:rsidRDefault="00EA39E2">
          <w:pPr>
            <w:pStyle w:val="TM1"/>
            <w:tabs>
              <w:tab w:val="left" w:pos="480"/>
              <w:tab w:val="right" w:leader="dot" w:pos="9062"/>
            </w:tabs>
            <w:rPr>
              <w:rFonts w:asciiTheme="minorHAnsi" w:eastAsiaTheme="minorEastAsia" w:hAnsiTheme="minorHAnsi" w:cstheme="minorBidi"/>
              <w:noProof/>
              <w:kern w:val="0"/>
              <w:sz w:val="22"/>
              <w:szCs w:val="22"/>
            </w:rPr>
          </w:pPr>
          <w:hyperlink w:anchor="_Toc41838504" w:history="1">
            <w:r w:rsidRPr="0019164F">
              <w:rPr>
                <w:rStyle w:val="Lienhypertexte"/>
                <w:noProof/>
              </w:rPr>
              <w:t>I.</w:t>
            </w:r>
            <w:r>
              <w:rPr>
                <w:rFonts w:asciiTheme="minorHAnsi" w:eastAsiaTheme="minorEastAsia" w:hAnsiTheme="minorHAnsi" w:cstheme="minorBidi"/>
                <w:noProof/>
                <w:kern w:val="0"/>
                <w:sz w:val="22"/>
                <w:szCs w:val="22"/>
              </w:rPr>
              <w:tab/>
            </w:r>
            <w:r w:rsidRPr="0019164F">
              <w:rPr>
                <w:rStyle w:val="Lienhypertexte"/>
                <w:noProof/>
              </w:rPr>
              <w:t>Fonctionnement des codes-barres</w:t>
            </w:r>
            <w:r>
              <w:rPr>
                <w:noProof/>
                <w:webHidden/>
              </w:rPr>
              <w:tab/>
            </w:r>
            <w:r>
              <w:rPr>
                <w:noProof/>
                <w:webHidden/>
              </w:rPr>
              <w:fldChar w:fldCharType="begin"/>
            </w:r>
            <w:r>
              <w:rPr>
                <w:noProof/>
                <w:webHidden/>
              </w:rPr>
              <w:instrText xml:space="preserve"> PAGEREF _Toc41838504 \h </w:instrText>
            </w:r>
            <w:r>
              <w:rPr>
                <w:noProof/>
                <w:webHidden/>
              </w:rPr>
            </w:r>
            <w:r>
              <w:rPr>
                <w:noProof/>
                <w:webHidden/>
              </w:rPr>
              <w:fldChar w:fldCharType="separate"/>
            </w:r>
            <w:r>
              <w:rPr>
                <w:noProof/>
                <w:webHidden/>
              </w:rPr>
              <w:t>3</w:t>
            </w:r>
            <w:r>
              <w:rPr>
                <w:noProof/>
                <w:webHidden/>
              </w:rPr>
              <w:fldChar w:fldCharType="end"/>
            </w:r>
          </w:hyperlink>
        </w:p>
        <w:p w14:paraId="11AB6D70" w14:textId="5C076030" w:rsidR="00EA39E2" w:rsidRDefault="00EA39E2">
          <w:pPr>
            <w:pStyle w:val="TM1"/>
            <w:tabs>
              <w:tab w:val="left" w:pos="480"/>
              <w:tab w:val="right" w:leader="dot" w:pos="9062"/>
            </w:tabs>
            <w:rPr>
              <w:rFonts w:asciiTheme="minorHAnsi" w:eastAsiaTheme="minorEastAsia" w:hAnsiTheme="minorHAnsi" w:cstheme="minorBidi"/>
              <w:noProof/>
              <w:kern w:val="0"/>
              <w:sz w:val="22"/>
              <w:szCs w:val="22"/>
            </w:rPr>
          </w:pPr>
          <w:hyperlink w:anchor="_Toc41838505" w:history="1">
            <w:r w:rsidRPr="0019164F">
              <w:rPr>
                <w:rStyle w:val="Lienhypertexte"/>
                <w:noProof/>
              </w:rPr>
              <w:t>II.</w:t>
            </w:r>
            <w:r>
              <w:rPr>
                <w:rFonts w:asciiTheme="minorHAnsi" w:eastAsiaTheme="minorEastAsia" w:hAnsiTheme="minorHAnsi" w:cstheme="minorBidi"/>
                <w:noProof/>
                <w:kern w:val="0"/>
                <w:sz w:val="22"/>
                <w:szCs w:val="22"/>
              </w:rPr>
              <w:tab/>
            </w:r>
            <w:r w:rsidRPr="0019164F">
              <w:rPr>
                <w:rStyle w:val="Lienhypertexte"/>
                <w:noProof/>
              </w:rPr>
              <w:t>Phase de prétraitement, les bases du traitement d’image</w:t>
            </w:r>
            <w:r>
              <w:rPr>
                <w:noProof/>
                <w:webHidden/>
              </w:rPr>
              <w:tab/>
            </w:r>
            <w:r>
              <w:rPr>
                <w:noProof/>
                <w:webHidden/>
              </w:rPr>
              <w:fldChar w:fldCharType="begin"/>
            </w:r>
            <w:r>
              <w:rPr>
                <w:noProof/>
                <w:webHidden/>
              </w:rPr>
              <w:instrText xml:space="preserve"> PAGEREF _Toc41838505 \h </w:instrText>
            </w:r>
            <w:r>
              <w:rPr>
                <w:noProof/>
                <w:webHidden/>
              </w:rPr>
            </w:r>
            <w:r>
              <w:rPr>
                <w:noProof/>
                <w:webHidden/>
              </w:rPr>
              <w:fldChar w:fldCharType="separate"/>
            </w:r>
            <w:r>
              <w:rPr>
                <w:noProof/>
                <w:webHidden/>
              </w:rPr>
              <w:t>6</w:t>
            </w:r>
            <w:r>
              <w:rPr>
                <w:noProof/>
                <w:webHidden/>
              </w:rPr>
              <w:fldChar w:fldCharType="end"/>
            </w:r>
          </w:hyperlink>
        </w:p>
        <w:p w14:paraId="789213F6" w14:textId="0624CC48" w:rsidR="00EA39E2" w:rsidRDefault="00EA39E2">
          <w:pPr>
            <w:pStyle w:val="TM2"/>
            <w:tabs>
              <w:tab w:val="left" w:pos="880"/>
              <w:tab w:val="right" w:leader="dot" w:pos="9062"/>
            </w:tabs>
            <w:rPr>
              <w:rFonts w:asciiTheme="minorHAnsi" w:eastAsiaTheme="minorEastAsia" w:hAnsiTheme="minorHAnsi" w:cstheme="minorBidi"/>
              <w:noProof/>
              <w:kern w:val="0"/>
              <w:sz w:val="22"/>
              <w:szCs w:val="22"/>
            </w:rPr>
          </w:pPr>
          <w:hyperlink w:anchor="_Toc41838506" w:history="1">
            <w:r w:rsidRPr="0019164F">
              <w:rPr>
                <w:rStyle w:val="Lienhypertexte"/>
                <w:noProof/>
              </w:rPr>
              <w:t>II.1.</w:t>
            </w:r>
            <w:r>
              <w:rPr>
                <w:rFonts w:asciiTheme="minorHAnsi" w:eastAsiaTheme="minorEastAsia" w:hAnsiTheme="minorHAnsi" w:cstheme="minorBidi"/>
                <w:noProof/>
                <w:kern w:val="0"/>
                <w:sz w:val="22"/>
                <w:szCs w:val="22"/>
              </w:rPr>
              <w:tab/>
            </w:r>
            <w:r w:rsidRPr="0019164F">
              <w:rPr>
                <w:rStyle w:val="Lienhypertexte"/>
                <w:noProof/>
              </w:rPr>
              <w:t>Récupération de l’image et niveaux de gris</w:t>
            </w:r>
            <w:r>
              <w:rPr>
                <w:noProof/>
                <w:webHidden/>
              </w:rPr>
              <w:tab/>
            </w:r>
            <w:r>
              <w:rPr>
                <w:noProof/>
                <w:webHidden/>
              </w:rPr>
              <w:fldChar w:fldCharType="begin"/>
            </w:r>
            <w:r>
              <w:rPr>
                <w:noProof/>
                <w:webHidden/>
              </w:rPr>
              <w:instrText xml:space="preserve"> PAGEREF _Toc41838506 \h </w:instrText>
            </w:r>
            <w:r>
              <w:rPr>
                <w:noProof/>
                <w:webHidden/>
              </w:rPr>
            </w:r>
            <w:r>
              <w:rPr>
                <w:noProof/>
                <w:webHidden/>
              </w:rPr>
              <w:fldChar w:fldCharType="separate"/>
            </w:r>
            <w:r>
              <w:rPr>
                <w:noProof/>
                <w:webHidden/>
              </w:rPr>
              <w:t>6</w:t>
            </w:r>
            <w:r>
              <w:rPr>
                <w:noProof/>
                <w:webHidden/>
              </w:rPr>
              <w:fldChar w:fldCharType="end"/>
            </w:r>
          </w:hyperlink>
        </w:p>
        <w:p w14:paraId="1714C000" w14:textId="44007CC6" w:rsidR="00EA39E2" w:rsidRDefault="00EA39E2">
          <w:pPr>
            <w:pStyle w:val="TM2"/>
            <w:tabs>
              <w:tab w:val="left" w:pos="880"/>
              <w:tab w:val="right" w:leader="dot" w:pos="9062"/>
            </w:tabs>
            <w:rPr>
              <w:rFonts w:asciiTheme="minorHAnsi" w:eastAsiaTheme="minorEastAsia" w:hAnsiTheme="minorHAnsi" w:cstheme="minorBidi"/>
              <w:noProof/>
              <w:kern w:val="0"/>
              <w:sz w:val="22"/>
              <w:szCs w:val="22"/>
            </w:rPr>
          </w:pPr>
          <w:hyperlink w:anchor="_Toc41838507" w:history="1">
            <w:r w:rsidRPr="0019164F">
              <w:rPr>
                <w:rStyle w:val="Lienhypertexte"/>
                <w:noProof/>
              </w:rPr>
              <w:t>II.2.</w:t>
            </w:r>
            <w:r>
              <w:rPr>
                <w:rFonts w:asciiTheme="minorHAnsi" w:eastAsiaTheme="minorEastAsia" w:hAnsiTheme="minorHAnsi" w:cstheme="minorBidi"/>
                <w:noProof/>
                <w:kern w:val="0"/>
                <w:sz w:val="22"/>
                <w:szCs w:val="22"/>
              </w:rPr>
              <w:tab/>
            </w:r>
            <w:r w:rsidRPr="0019164F">
              <w:rPr>
                <w:rStyle w:val="Lienhypertexte"/>
                <w:noProof/>
              </w:rPr>
              <w:t>Filtrage de l’image et augmentation du contraste</w:t>
            </w:r>
            <w:r>
              <w:rPr>
                <w:noProof/>
                <w:webHidden/>
              </w:rPr>
              <w:tab/>
            </w:r>
            <w:r>
              <w:rPr>
                <w:noProof/>
                <w:webHidden/>
              </w:rPr>
              <w:fldChar w:fldCharType="begin"/>
            </w:r>
            <w:r>
              <w:rPr>
                <w:noProof/>
                <w:webHidden/>
              </w:rPr>
              <w:instrText xml:space="preserve"> PAGEREF _Toc41838507 \h </w:instrText>
            </w:r>
            <w:r>
              <w:rPr>
                <w:noProof/>
                <w:webHidden/>
              </w:rPr>
            </w:r>
            <w:r>
              <w:rPr>
                <w:noProof/>
                <w:webHidden/>
              </w:rPr>
              <w:fldChar w:fldCharType="separate"/>
            </w:r>
            <w:r>
              <w:rPr>
                <w:noProof/>
                <w:webHidden/>
              </w:rPr>
              <w:t>7</w:t>
            </w:r>
            <w:r>
              <w:rPr>
                <w:noProof/>
                <w:webHidden/>
              </w:rPr>
              <w:fldChar w:fldCharType="end"/>
            </w:r>
          </w:hyperlink>
        </w:p>
        <w:p w14:paraId="12168EC1" w14:textId="01CC7A9D" w:rsidR="00EA39E2" w:rsidRDefault="00EA39E2">
          <w:pPr>
            <w:pStyle w:val="TM2"/>
            <w:tabs>
              <w:tab w:val="left" w:pos="880"/>
              <w:tab w:val="right" w:leader="dot" w:pos="9062"/>
            </w:tabs>
            <w:rPr>
              <w:rFonts w:asciiTheme="minorHAnsi" w:eastAsiaTheme="minorEastAsia" w:hAnsiTheme="minorHAnsi" w:cstheme="minorBidi"/>
              <w:noProof/>
              <w:kern w:val="0"/>
              <w:sz w:val="22"/>
              <w:szCs w:val="22"/>
            </w:rPr>
          </w:pPr>
          <w:hyperlink w:anchor="_Toc41838508" w:history="1">
            <w:r w:rsidRPr="0019164F">
              <w:rPr>
                <w:rStyle w:val="Lienhypertexte"/>
                <w:noProof/>
              </w:rPr>
              <w:t>II.3.</w:t>
            </w:r>
            <w:r>
              <w:rPr>
                <w:rFonts w:asciiTheme="minorHAnsi" w:eastAsiaTheme="minorEastAsia" w:hAnsiTheme="minorHAnsi" w:cstheme="minorBidi"/>
                <w:noProof/>
                <w:kern w:val="0"/>
                <w:sz w:val="22"/>
                <w:szCs w:val="22"/>
              </w:rPr>
              <w:tab/>
            </w:r>
            <w:r w:rsidRPr="0019164F">
              <w:rPr>
                <w:rStyle w:val="Lienhypertexte"/>
                <w:noProof/>
              </w:rPr>
              <w:t>Conversion en noir et blanc</w:t>
            </w:r>
            <w:r>
              <w:rPr>
                <w:noProof/>
                <w:webHidden/>
              </w:rPr>
              <w:tab/>
            </w:r>
            <w:r>
              <w:rPr>
                <w:noProof/>
                <w:webHidden/>
              </w:rPr>
              <w:fldChar w:fldCharType="begin"/>
            </w:r>
            <w:r>
              <w:rPr>
                <w:noProof/>
                <w:webHidden/>
              </w:rPr>
              <w:instrText xml:space="preserve"> PAGEREF _Toc41838508 \h </w:instrText>
            </w:r>
            <w:r>
              <w:rPr>
                <w:noProof/>
                <w:webHidden/>
              </w:rPr>
            </w:r>
            <w:r>
              <w:rPr>
                <w:noProof/>
                <w:webHidden/>
              </w:rPr>
              <w:fldChar w:fldCharType="separate"/>
            </w:r>
            <w:r>
              <w:rPr>
                <w:noProof/>
                <w:webHidden/>
              </w:rPr>
              <w:t>7</w:t>
            </w:r>
            <w:r>
              <w:rPr>
                <w:noProof/>
                <w:webHidden/>
              </w:rPr>
              <w:fldChar w:fldCharType="end"/>
            </w:r>
          </w:hyperlink>
        </w:p>
        <w:p w14:paraId="066F31EC" w14:textId="3E9275CB" w:rsidR="00EA39E2" w:rsidRDefault="00EA39E2">
          <w:pPr>
            <w:pStyle w:val="TM1"/>
            <w:tabs>
              <w:tab w:val="left" w:pos="660"/>
              <w:tab w:val="right" w:leader="dot" w:pos="9062"/>
            </w:tabs>
            <w:rPr>
              <w:rFonts w:asciiTheme="minorHAnsi" w:eastAsiaTheme="minorEastAsia" w:hAnsiTheme="minorHAnsi" w:cstheme="minorBidi"/>
              <w:noProof/>
              <w:kern w:val="0"/>
              <w:sz w:val="22"/>
              <w:szCs w:val="22"/>
            </w:rPr>
          </w:pPr>
          <w:hyperlink w:anchor="_Toc41838509" w:history="1">
            <w:r w:rsidRPr="0019164F">
              <w:rPr>
                <w:rStyle w:val="Lienhypertexte"/>
                <w:noProof/>
              </w:rPr>
              <w:t>III.</w:t>
            </w:r>
            <w:r>
              <w:rPr>
                <w:rFonts w:asciiTheme="minorHAnsi" w:eastAsiaTheme="minorEastAsia" w:hAnsiTheme="minorHAnsi" w:cstheme="minorBidi"/>
                <w:noProof/>
                <w:kern w:val="0"/>
                <w:sz w:val="22"/>
                <w:szCs w:val="22"/>
              </w:rPr>
              <w:tab/>
            </w:r>
            <w:r w:rsidRPr="0019164F">
              <w:rPr>
                <w:rStyle w:val="Lienhypertexte"/>
                <w:noProof/>
              </w:rPr>
              <w:t>Extraction du code-barres</w:t>
            </w:r>
            <w:r>
              <w:rPr>
                <w:noProof/>
                <w:webHidden/>
              </w:rPr>
              <w:tab/>
            </w:r>
            <w:r>
              <w:rPr>
                <w:noProof/>
                <w:webHidden/>
              </w:rPr>
              <w:fldChar w:fldCharType="begin"/>
            </w:r>
            <w:r>
              <w:rPr>
                <w:noProof/>
                <w:webHidden/>
              </w:rPr>
              <w:instrText xml:space="preserve"> PAGEREF _Toc41838509 \h </w:instrText>
            </w:r>
            <w:r>
              <w:rPr>
                <w:noProof/>
                <w:webHidden/>
              </w:rPr>
            </w:r>
            <w:r>
              <w:rPr>
                <w:noProof/>
                <w:webHidden/>
              </w:rPr>
              <w:fldChar w:fldCharType="separate"/>
            </w:r>
            <w:r>
              <w:rPr>
                <w:noProof/>
                <w:webHidden/>
              </w:rPr>
              <w:t>8</w:t>
            </w:r>
            <w:r>
              <w:rPr>
                <w:noProof/>
                <w:webHidden/>
              </w:rPr>
              <w:fldChar w:fldCharType="end"/>
            </w:r>
          </w:hyperlink>
        </w:p>
        <w:p w14:paraId="72DAD9DD" w14:textId="4D19D533" w:rsidR="00EA39E2" w:rsidRDefault="00EA39E2">
          <w:pPr>
            <w:pStyle w:val="TM2"/>
            <w:tabs>
              <w:tab w:val="left" w:pos="1100"/>
              <w:tab w:val="right" w:leader="dot" w:pos="9062"/>
            </w:tabs>
            <w:rPr>
              <w:rFonts w:asciiTheme="minorHAnsi" w:eastAsiaTheme="minorEastAsia" w:hAnsiTheme="minorHAnsi" w:cstheme="minorBidi"/>
              <w:noProof/>
              <w:kern w:val="0"/>
              <w:sz w:val="22"/>
              <w:szCs w:val="22"/>
            </w:rPr>
          </w:pPr>
          <w:hyperlink w:anchor="_Toc41838510" w:history="1">
            <w:r w:rsidRPr="0019164F">
              <w:rPr>
                <w:rStyle w:val="Lienhypertexte"/>
                <w:noProof/>
              </w:rPr>
              <w:t>III.1.</w:t>
            </w:r>
            <w:r>
              <w:rPr>
                <w:rFonts w:asciiTheme="minorHAnsi" w:eastAsiaTheme="minorEastAsia" w:hAnsiTheme="minorHAnsi" w:cstheme="minorBidi"/>
                <w:noProof/>
                <w:kern w:val="0"/>
                <w:sz w:val="22"/>
                <w:szCs w:val="22"/>
              </w:rPr>
              <w:tab/>
            </w:r>
            <w:r w:rsidRPr="0019164F">
              <w:rPr>
                <w:rStyle w:val="Lienhypertexte"/>
                <w:noProof/>
              </w:rPr>
              <w:t>Recherche des régions allongées</w:t>
            </w:r>
            <w:r>
              <w:rPr>
                <w:noProof/>
                <w:webHidden/>
              </w:rPr>
              <w:tab/>
            </w:r>
            <w:r>
              <w:rPr>
                <w:noProof/>
                <w:webHidden/>
              </w:rPr>
              <w:fldChar w:fldCharType="begin"/>
            </w:r>
            <w:r>
              <w:rPr>
                <w:noProof/>
                <w:webHidden/>
              </w:rPr>
              <w:instrText xml:space="preserve"> PAGEREF _Toc41838510 \h </w:instrText>
            </w:r>
            <w:r>
              <w:rPr>
                <w:noProof/>
                <w:webHidden/>
              </w:rPr>
            </w:r>
            <w:r>
              <w:rPr>
                <w:noProof/>
                <w:webHidden/>
              </w:rPr>
              <w:fldChar w:fldCharType="separate"/>
            </w:r>
            <w:r>
              <w:rPr>
                <w:noProof/>
                <w:webHidden/>
              </w:rPr>
              <w:t>8</w:t>
            </w:r>
            <w:r>
              <w:rPr>
                <w:noProof/>
                <w:webHidden/>
              </w:rPr>
              <w:fldChar w:fldCharType="end"/>
            </w:r>
          </w:hyperlink>
        </w:p>
        <w:p w14:paraId="50E4D6CA" w14:textId="0E46C2E1" w:rsidR="00EA39E2" w:rsidRDefault="00EA39E2">
          <w:pPr>
            <w:pStyle w:val="TM2"/>
            <w:tabs>
              <w:tab w:val="left" w:pos="1100"/>
              <w:tab w:val="right" w:leader="dot" w:pos="9062"/>
            </w:tabs>
            <w:rPr>
              <w:rFonts w:asciiTheme="minorHAnsi" w:eastAsiaTheme="minorEastAsia" w:hAnsiTheme="minorHAnsi" w:cstheme="minorBidi"/>
              <w:noProof/>
              <w:kern w:val="0"/>
              <w:sz w:val="22"/>
              <w:szCs w:val="22"/>
            </w:rPr>
          </w:pPr>
          <w:hyperlink w:anchor="_Toc41838511" w:history="1">
            <w:r w:rsidRPr="0019164F">
              <w:rPr>
                <w:rStyle w:val="Lienhypertexte"/>
                <w:noProof/>
              </w:rPr>
              <w:t>III.2.</w:t>
            </w:r>
            <w:r>
              <w:rPr>
                <w:rFonts w:asciiTheme="minorHAnsi" w:eastAsiaTheme="minorEastAsia" w:hAnsiTheme="minorHAnsi" w:cstheme="minorBidi"/>
                <w:noProof/>
                <w:kern w:val="0"/>
                <w:sz w:val="22"/>
                <w:szCs w:val="22"/>
              </w:rPr>
              <w:tab/>
            </w:r>
            <w:r w:rsidRPr="0019164F">
              <w:rPr>
                <w:rStyle w:val="Lienhypertexte"/>
                <w:noProof/>
              </w:rPr>
              <w:t>Recherche des régions de même orientation</w:t>
            </w:r>
            <w:r>
              <w:rPr>
                <w:noProof/>
                <w:webHidden/>
              </w:rPr>
              <w:tab/>
            </w:r>
            <w:r>
              <w:rPr>
                <w:noProof/>
                <w:webHidden/>
              </w:rPr>
              <w:fldChar w:fldCharType="begin"/>
            </w:r>
            <w:r>
              <w:rPr>
                <w:noProof/>
                <w:webHidden/>
              </w:rPr>
              <w:instrText xml:space="preserve"> PAGEREF _Toc41838511 \h </w:instrText>
            </w:r>
            <w:r>
              <w:rPr>
                <w:noProof/>
                <w:webHidden/>
              </w:rPr>
            </w:r>
            <w:r>
              <w:rPr>
                <w:noProof/>
                <w:webHidden/>
              </w:rPr>
              <w:fldChar w:fldCharType="separate"/>
            </w:r>
            <w:r>
              <w:rPr>
                <w:noProof/>
                <w:webHidden/>
              </w:rPr>
              <w:t>9</w:t>
            </w:r>
            <w:r>
              <w:rPr>
                <w:noProof/>
                <w:webHidden/>
              </w:rPr>
              <w:fldChar w:fldCharType="end"/>
            </w:r>
          </w:hyperlink>
        </w:p>
        <w:p w14:paraId="7610E59C" w14:textId="47EB79EA" w:rsidR="00EA39E2" w:rsidRDefault="00EA39E2">
          <w:pPr>
            <w:pStyle w:val="TM2"/>
            <w:tabs>
              <w:tab w:val="left" w:pos="1100"/>
              <w:tab w:val="right" w:leader="dot" w:pos="9062"/>
            </w:tabs>
            <w:rPr>
              <w:rFonts w:asciiTheme="minorHAnsi" w:eastAsiaTheme="minorEastAsia" w:hAnsiTheme="minorHAnsi" w:cstheme="minorBidi"/>
              <w:noProof/>
              <w:kern w:val="0"/>
              <w:sz w:val="22"/>
              <w:szCs w:val="22"/>
            </w:rPr>
          </w:pPr>
          <w:hyperlink w:anchor="_Toc41838512" w:history="1">
            <w:r w:rsidRPr="0019164F">
              <w:rPr>
                <w:rStyle w:val="Lienhypertexte"/>
                <w:noProof/>
              </w:rPr>
              <w:t>III.3.</w:t>
            </w:r>
            <w:r>
              <w:rPr>
                <w:rFonts w:asciiTheme="minorHAnsi" w:eastAsiaTheme="minorEastAsia" w:hAnsiTheme="minorHAnsi" w:cstheme="minorBidi"/>
                <w:noProof/>
                <w:kern w:val="0"/>
                <w:sz w:val="22"/>
                <w:szCs w:val="22"/>
              </w:rPr>
              <w:tab/>
            </w:r>
            <w:r w:rsidRPr="0019164F">
              <w:rPr>
                <w:rStyle w:val="Lienhypertexte"/>
                <w:noProof/>
              </w:rPr>
              <w:t>Recherche des régions voisines</w:t>
            </w:r>
            <w:r>
              <w:rPr>
                <w:noProof/>
                <w:webHidden/>
              </w:rPr>
              <w:tab/>
            </w:r>
            <w:r>
              <w:rPr>
                <w:noProof/>
                <w:webHidden/>
              </w:rPr>
              <w:fldChar w:fldCharType="begin"/>
            </w:r>
            <w:r>
              <w:rPr>
                <w:noProof/>
                <w:webHidden/>
              </w:rPr>
              <w:instrText xml:space="preserve"> PAGEREF _Toc41838512 \h </w:instrText>
            </w:r>
            <w:r>
              <w:rPr>
                <w:noProof/>
                <w:webHidden/>
              </w:rPr>
            </w:r>
            <w:r>
              <w:rPr>
                <w:noProof/>
                <w:webHidden/>
              </w:rPr>
              <w:fldChar w:fldCharType="separate"/>
            </w:r>
            <w:r>
              <w:rPr>
                <w:noProof/>
                <w:webHidden/>
              </w:rPr>
              <w:t>10</w:t>
            </w:r>
            <w:r>
              <w:rPr>
                <w:noProof/>
                <w:webHidden/>
              </w:rPr>
              <w:fldChar w:fldCharType="end"/>
            </w:r>
          </w:hyperlink>
        </w:p>
        <w:p w14:paraId="014596E6" w14:textId="473248AE" w:rsidR="00EA39E2" w:rsidRDefault="00EA39E2">
          <w:pPr>
            <w:pStyle w:val="TM2"/>
            <w:tabs>
              <w:tab w:val="left" w:pos="1100"/>
              <w:tab w:val="right" w:leader="dot" w:pos="9062"/>
            </w:tabs>
            <w:rPr>
              <w:rFonts w:asciiTheme="minorHAnsi" w:eastAsiaTheme="minorEastAsia" w:hAnsiTheme="minorHAnsi" w:cstheme="minorBidi"/>
              <w:noProof/>
              <w:kern w:val="0"/>
              <w:sz w:val="22"/>
              <w:szCs w:val="22"/>
            </w:rPr>
          </w:pPr>
          <w:hyperlink w:anchor="_Toc41838513" w:history="1">
            <w:r w:rsidRPr="0019164F">
              <w:rPr>
                <w:rStyle w:val="Lienhypertexte"/>
                <w:noProof/>
              </w:rPr>
              <w:t>III.4.</w:t>
            </w:r>
            <w:r>
              <w:rPr>
                <w:rFonts w:asciiTheme="minorHAnsi" w:eastAsiaTheme="minorEastAsia" w:hAnsiTheme="minorHAnsi" w:cstheme="minorBidi"/>
                <w:noProof/>
                <w:kern w:val="0"/>
                <w:sz w:val="22"/>
                <w:szCs w:val="22"/>
              </w:rPr>
              <w:tab/>
            </w:r>
            <w:r w:rsidRPr="0019164F">
              <w:rPr>
                <w:rStyle w:val="Lienhypertexte"/>
                <w:noProof/>
              </w:rPr>
              <w:t>Sélection des régions par leur taille</w:t>
            </w:r>
            <w:r>
              <w:rPr>
                <w:noProof/>
                <w:webHidden/>
              </w:rPr>
              <w:tab/>
            </w:r>
            <w:r>
              <w:rPr>
                <w:noProof/>
                <w:webHidden/>
              </w:rPr>
              <w:fldChar w:fldCharType="begin"/>
            </w:r>
            <w:r>
              <w:rPr>
                <w:noProof/>
                <w:webHidden/>
              </w:rPr>
              <w:instrText xml:space="preserve"> PAGEREF _Toc41838513 \h </w:instrText>
            </w:r>
            <w:r>
              <w:rPr>
                <w:noProof/>
                <w:webHidden/>
              </w:rPr>
            </w:r>
            <w:r>
              <w:rPr>
                <w:noProof/>
                <w:webHidden/>
              </w:rPr>
              <w:fldChar w:fldCharType="separate"/>
            </w:r>
            <w:r>
              <w:rPr>
                <w:noProof/>
                <w:webHidden/>
              </w:rPr>
              <w:t>11</w:t>
            </w:r>
            <w:r>
              <w:rPr>
                <w:noProof/>
                <w:webHidden/>
              </w:rPr>
              <w:fldChar w:fldCharType="end"/>
            </w:r>
          </w:hyperlink>
        </w:p>
        <w:p w14:paraId="65BAA788" w14:textId="6BDD0ACD" w:rsidR="00EA39E2" w:rsidRDefault="00EA39E2">
          <w:pPr>
            <w:pStyle w:val="TM2"/>
            <w:tabs>
              <w:tab w:val="left" w:pos="1100"/>
              <w:tab w:val="right" w:leader="dot" w:pos="9062"/>
            </w:tabs>
            <w:rPr>
              <w:rFonts w:asciiTheme="minorHAnsi" w:eastAsiaTheme="minorEastAsia" w:hAnsiTheme="minorHAnsi" w:cstheme="minorBidi"/>
              <w:noProof/>
              <w:kern w:val="0"/>
              <w:sz w:val="22"/>
              <w:szCs w:val="22"/>
            </w:rPr>
          </w:pPr>
          <w:hyperlink w:anchor="_Toc41838514" w:history="1">
            <w:r w:rsidRPr="0019164F">
              <w:rPr>
                <w:rStyle w:val="Lienhypertexte"/>
                <w:noProof/>
              </w:rPr>
              <w:t>III.5.</w:t>
            </w:r>
            <w:r>
              <w:rPr>
                <w:rFonts w:asciiTheme="minorHAnsi" w:eastAsiaTheme="minorEastAsia" w:hAnsiTheme="minorHAnsi" w:cstheme="minorBidi"/>
                <w:noProof/>
                <w:kern w:val="0"/>
                <w:sz w:val="22"/>
                <w:szCs w:val="22"/>
              </w:rPr>
              <w:tab/>
            </w:r>
            <w:r w:rsidRPr="0019164F">
              <w:rPr>
                <w:rStyle w:val="Lienhypertexte"/>
                <w:noProof/>
              </w:rPr>
              <w:t>Récupération de la zone où se situe le code barre</w:t>
            </w:r>
            <w:r>
              <w:rPr>
                <w:noProof/>
                <w:webHidden/>
              </w:rPr>
              <w:tab/>
            </w:r>
            <w:r>
              <w:rPr>
                <w:noProof/>
                <w:webHidden/>
              </w:rPr>
              <w:fldChar w:fldCharType="begin"/>
            </w:r>
            <w:r>
              <w:rPr>
                <w:noProof/>
                <w:webHidden/>
              </w:rPr>
              <w:instrText xml:space="preserve"> PAGEREF _Toc41838514 \h </w:instrText>
            </w:r>
            <w:r>
              <w:rPr>
                <w:noProof/>
                <w:webHidden/>
              </w:rPr>
            </w:r>
            <w:r>
              <w:rPr>
                <w:noProof/>
                <w:webHidden/>
              </w:rPr>
              <w:fldChar w:fldCharType="separate"/>
            </w:r>
            <w:r>
              <w:rPr>
                <w:noProof/>
                <w:webHidden/>
              </w:rPr>
              <w:t>12</w:t>
            </w:r>
            <w:r>
              <w:rPr>
                <w:noProof/>
                <w:webHidden/>
              </w:rPr>
              <w:fldChar w:fldCharType="end"/>
            </w:r>
          </w:hyperlink>
        </w:p>
        <w:p w14:paraId="44B9EC2A" w14:textId="3CDF654A" w:rsidR="00EA39E2" w:rsidRDefault="00EA39E2">
          <w:pPr>
            <w:pStyle w:val="TM1"/>
            <w:tabs>
              <w:tab w:val="left" w:pos="660"/>
              <w:tab w:val="right" w:leader="dot" w:pos="9062"/>
            </w:tabs>
            <w:rPr>
              <w:rFonts w:asciiTheme="minorHAnsi" w:eastAsiaTheme="minorEastAsia" w:hAnsiTheme="minorHAnsi" w:cstheme="minorBidi"/>
              <w:noProof/>
              <w:kern w:val="0"/>
              <w:sz w:val="22"/>
              <w:szCs w:val="22"/>
            </w:rPr>
          </w:pPr>
          <w:hyperlink w:anchor="_Toc41838515" w:history="1">
            <w:r w:rsidRPr="0019164F">
              <w:rPr>
                <w:rStyle w:val="Lienhypertexte"/>
                <w:noProof/>
              </w:rPr>
              <w:t>IV.</w:t>
            </w:r>
            <w:r>
              <w:rPr>
                <w:rFonts w:asciiTheme="minorHAnsi" w:eastAsiaTheme="minorEastAsia" w:hAnsiTheme="minorHAnsi" w:cstheme="minorBidi"/>
                <w:noProof/>
                <w:kern w:val="0"/>
                <w:sz w:val="22"/>
                <w:szCs w:val="22"/>
              </w:rPr>
              <w:tab/>
            </w:r>
            <w:r w:rsidRPr="0019164F">
              <w:rPr>
                <w:rStyle w:val="Lienhypertexte"/>
                <w:noProof/>
              </w:rPr>
              <w:t>Du décodage à la création de l’interface</w:t>
            </w:r>
            <w:r>
              <w:rPr>
                <w:noProof/>
                <w:webHidden/>
              </w:rPr>
              <w:tab/>
            </w:r>
            <w:r>
              <w:rPr>
                <w:noProof/>
                <w:webHidden/>
              </w:rPr>
              <w:fldChar w:fldCharType="begin"/>
            </w:r>
            <w:r>
              <w:rPr>
                <w:noProof/>
                <w:webHidden/>
              </w:rPr>
              <w:instrText xml:space="preserve"> PAGEREF _Toc41838515 \h </w:instrText>
            </w:r>
            <w:r>
              <w:rPr>
                <w:noProof/>
                <w:webHidden/>
              </w:rPr>
            </w:r>
            <w:r>
              <w:rPr>
                <w:noProof/>
                <w:webHidden/>
              </w:rPr>
              <w:fldChar w:fldCharType="separate"/>
            </w:r>
            <w:r>
              <w:rPr>
                <w:noProof/>
                <w:webHidden/>
              </w:rPr>
              <w:t>13</w:t>
            </w:r>
            <w:r>
              <w:rPr>
                <w:noProof/>
                <w:webHidden/>
              </w:rPr>
              <w:fldChar w:fldCharType="end"/>
            </w:r>
          </w:hyperlink>
        </w:p>
        <w:p w14:paraId="2BA5F1CF" w14:textId="5416F59A" w:rsidR="00EA39E2" w:rsidRDefault="00EA39E2">
          <w:pPr>
            <w:pStyle w:val="TM2"/>
            <w:tabs>
              <w:tab w:val="left" w:pos="1100"/>
              <w:tab w:val="right" w:leader="dot" w:pos="9062"/>
            </w:tabs>
            <w:rPr>
              <w:rFonts w:asciiTheme="minorHAnsi" w:eastAsiaTheme="minorEastAsia" w:hAnsiTheme="minorHAnsi" w:cstheme="minorBidi"/>
              <w:noProof/>
              <w:kern w:val="0"/>
              <w:sz w:val="22"/>
              <w:szCs w:val="22"/>
            </w:rPr>
          </w:pPr>
          <w:hyperlink w:anchor="_Toc41838516" w:history="1">
            <w:r w:rsidRPr="0019164F">
              <w:rPr>
                <w:rStyle w:val="Lienhypertexte"/>
                <w:noProof/>
              </w:rPr>
              <w:t>IV.1.</w:t>
            </w:r>
            <w:r>
              <w:rPr>
                <w:rFonts w:asciiTheme="minorHAnsi" w:eastAsiaTheme="minorEastAsia" w:hAnsiTheme="minorHAnsi" w:cstheme="minorBidi"/>
                <w:noProof/>
                <w:kern w:val="0"/>
                <w:sz w:val="22"/>
                <w:szCs w:val="22"/>
              </w:rPr>
              <w:tab/>
            </w:r>
            <w:r w:rsidRPr="0019164F">
              <w:rPr>
                <w:rStyle w:val="Lienhypertexte"/>
                <w:noProof/>
              </w:rPr>
              <w:t>Phase de décodage</w:t>
            </w:r>
            <w:r>
              <w:rPr>
                <w:noProof/>
                <w:webHidden/>
              </w:rPr>
              <w:tab/>
            </w:r>
            <w:r>
              <w:rPr>
                <w:noProof/>
                <w:webHidden/>
              </w:rPr>
              <w:fldChar w:fldCharType="begin"/>
            </w:r>
            <w:r>
              <w:rPr>
                <w:noProof/>
                <w:webHidden/>
              </w:rPr>
              <w:instrText xml:space="preserve"> PAGEREF _Toc41838516 \h </w:instrText>
            </w:r>
            <w:r>
              <w:rPr>
                <w:noProof/>
                <w:webHidden/>
              </w:rPr>
            </w:r>
            <w:r>
              <w:rPr>
                <w:noProof/>
                <w:webHidden/>
              </w:rPr>
              <w:fldChar w:fldCharType="separate"/>
            </w:r>
            <w:r>
              <w:rPr>
                <w:noProof/>
                <w:webHidden/>
              </w:rPr>
              <w:t>13</w:t>
            </w:r>
            <w:r>
              <w:rPr>
                <w:noProof/>
                <w:webHidden/>
              </w:rPr>
              <w:fldChar w:fldCharType="end"/>
            </w:r>
          </w:hyperlink>
        </w:p>
        <w:p w14:paraId="183A50EB" w14:textId="402D07B1" w:rsidR="00EA39E2" w:rsidRDefault="00EA39E2">
          <w:pPr>
            <w:pStyle w:val="TM2"/>
            <w:tabs>
              <w:tab w:val="left" w:pos="1100"/>
              <w:tab w:val="right" w:leader="dot" w:pos="9062"/>
            </w:tabs>
            <w:rPr>
              <w:rFonts w:asciiTheme="minorHAnsi" w:eastAsiaTheme="minorEastAsia" w:hAnsiTheme="minorHAnsi" w:cstheme="minorBidi"/>
              <w:noProof/>
              <w:kern w:val="0"/>
              <w:sz w:val="22"/>
              <w:szCs w:val="22"/>
            </w:rPr>
          </w:pPr>
          <w:hyperlink w:anchor="_Toc41838517" w:history="1">
            <w:r w:rsidRPr="0019164F">
              <w:rPr>
                <w:rStyle w:val="Lienhypertexte"/>
                <w:noProof/>
              </w:rPr>
              <w:t>IV.2.</w:t>
            </w:r>
            <w:r>
              <w:rPr>
                <w:rFonts w:asciiTheme="minorHAnsi" w:eastAsiaTheme="minorEastAsia" w:hAnsiTheme="minorHAnsi" w:cstheme="minorBidi"/>
                <w:noProof/>
                <w:kern w:val="0"/>
                <w:sz w:val="22"/>
                <w:szCs w:val="22"/>
              </w:rPr>
              <w:tab/>
            </w:r>
            <w:r w:rsidRPr="0019164F">
              <w:rPr>
                <w:rStyle w:val="Lienhypertexte"/>
                <w:noProof/>
              </w:rPr>
              <w:t>Limites de notre code</w:t>
            </w:r>
            <w:r>
              <w:rPr>
                <w:noProof/>
                <w:webHidden/>
              </w:rPr>
              <w:tab/>
            </w:r>
            <w:r>
              <w:rPr>
                <w:noProof/>
                <w:webHidden/>
              </w:rPr>
              <w:fldChar w:fldCharType="begin"/>
            </w:r>
            <w:r>
              <w:rPr>
                <w:noProof/>
                <w:webHidden/>
              </w:rPr>
              <w:instrText xml:space="preserve"> PAGEREF _Toc41838517 \h </w:instrText>
            </w:r>
            <w:r>
              <w:rPr>
                <w:noProof/>
                <w:webHidden/>
              </w:rPr>
            </w:r>
            <w:r>
              <w:rPr>
                <w:noProof/>
                <w:webHidden/>
              </w:rPr>
              <w:fldChar w:fldCharType="separate"/>
            </w:r>
            <w:r>
              <w:rPr>
                <w:noProof/>
                <w:webHidden/>
              </w:rPr>
              <w:t>16</w:t>
            </w:r>
            <w:r>
              <w:rPr>
                <w:noProof/>
                <w:webHidden/>
              </w:rPr>
              <w:fldChar w:fldCharType="end"/>
            </w:r>
          </w:hyperlink>
        </w:p>
        <w:p w14:paraId="103EFC20" w14:textId="406543F9" w:rsidR="00EA39E2" w:rsidRDefault="00EA39E2">
          <w:pPr>
            <w:pStyle w:val="TM2"/>
            <w:tabs>
              <w:tab w:val="left" w:pos="1100"/>
              <w:tab w:val="right" w:leader="dot" w:pos="9062"/>
            </w:tabs>
            <w:rPr>
              <w:rFonts w:asciiTheme="minorHAnsi" w:eastAsiaTheme="minorEastAsia" w:hAnsiTheme="minorHAnsi" w:cstheme="minorBidi"/>
              <w:noProof/>
              <w:kern w:val="0"/>
              <w:sz w:val="22"/>
              <w:szCs w:val="22"/>
            </w:rPr>
          </w:pPr>
          <w:hyperlink w:anchor="_Toc41838518" w:history="1">
            <w:r w:rsidRPr="0019164F">
              <w:rPr>
                <w:rStyle w:val="Lienhypertexte"/>
                <w:noProof/>
              </w:rPr>
              <w:t>IV.3.</w:t>
            </w:r>
            <w:r>
              <w:rPr>
                <w:rFonts w:asciiTheme="minorHAnsi" w:eastAsiaTheme="minorEastAsia" w:hAnsiTheme="minorHAnsi" w:cstheme="minorBidi"/>
                <w:noProof/>
                <w:kern w:val="0"/>
                <w:sz w:val="22"/>
                <w:szCs w:val="22"/>
              </w:rPr>
              <w:tab/>
            </w:r>
            <w:r w:rsidRPr="0019164F">
              <w:rPr>
                <w:rStyle w:val="Lienhypertexte"/>
                <w:noProof/>
              </w:rPr>
              <w:t>L’interface</w:t>
            </w:r>
            <w:r>
              <w:rPr>
                <w:noProof/>
                <w:webHidden/>
              </w:rPr>
              <w:tab/>
            </w:r>
            <w:r>
              <w:rPr>
                <w:noProof/>
                <w:webHidden/>
              </w:rPr>
              <w:fldChar w:fldCharType="begin"/>
            </w:r>
            <w:r>
              <w:rPr>
                <w:noProof/>
                <w:webHidden/>
              </w:rPr>
              <w:instrText xml:space="preserve"> PAGEREF _Toc41838518 \h </w:instrText>
            </w:r>
            <w:r>
              <w:rPr>
                <w:noProof/>
                <w:webHidden/>
              </w:rPr>
            </w:r>
            <w:r>
              <w:rPr>
                <w:noProof/>
                <w:webHidden/>
              </w:rPr>
              <w:fldChar w:fldCharType="separate"/>
            </w:r>
            <w:r>
              <w:rPr>
                <w:noProof/>
                <w:webHidden/>
              </w:rPr>
              <w:t>17</w:t>
            </w:r>
            <w:r>
              <w:rPr>
                <w:noProof/>
                <w:webHidden/>
              </w:rPr>
              <w:fldChar w:fldCharType="end"/>
            </w:r>
          </w:hyperlink>
        </w:p>
        <w:p w14:paraId="5B5B064E" w14:textId="3F857E1C" w:rsidR="00EA39E2" w:rsidRDefault="00EA39E2">
          <w:pPr>
            <w:pStyle w:val="TM1"/>
            <w:tabs>
              <w:tab w:val="left" w:pos="480"/>
              <w:tab w:val="right" w:leader="dot" w:pos="9062"/>
            </w:tabs>
            <w:rPr>
              <w:rFonts w:asciiTheme="minorHAnsi" w:eastAsiaTheme="minorEastAsia" w:hAnsiTheme="minorHAnsi" w:cstheme="minorBidi"/>
              <w:noProof/>
              <w:kern w:val="0"/>
              <w:sz w:val="22"/>
              <w:szCs w:val="22"/>
            </w:rPr>
          </w:pPr>
          <w:hyperlink w:anchor="_Toc41838519" w:history="1">
            <w:r w:rsidRPr="0019164F">
              <w:rPr>
                <w:rStyle w:val="Lienhypertexte"/>
                <w:noProof/>
              </w:rPr>
              <w:t>V.</w:t>
            </w:r>
            <w:r>
              <w:rPr>
                <w:rFonts w:asciiTheme="minorHAnsi" w:eastAsiaTheme="minorEastAsia" w:hAnsiTheme="minorHAnsi" w:cstheme="minorBidi"/>
                <w:noProof/>
                <w:kern w:val="0"/>
                <w:sz w:val="22"/>
                <w:szCs w:val="22"/>
              </w:rPr>
              <w:tab/>
            </w:r>
            <w:r w:rsidRPr="0019164F">
              <w:rPr>
                <w:rStyle w:val="Lienhypertexte"/>
                <w:noProof/>
              </w:rPr>
              <w:t>Etude économique</w:t>
            </w:r>
            <w:r>
              <w:rPr>
                <w:noProof/>
                <w:webHidden/>
              </w:rPr>
              <w:tab/>
            </w:r>
            <w:r>
              <w:rPr>
                <w:noProof/>
                <w:webHidden/>
              </w:rPr>
              <w:fldChar w:fldCharType="begin"/>
            </w:r>
            <w:r>
              <w:rPr>
                <w:noProof/>
                <w:webHidden/>
              </w:rPr>
              <w:instrText xml:space="preserve"> PAGEREF _Toc41838519 \h </w:instrText>
            </w:r>
            <w:r>
              <w:rPr>
                <w:noProof/>
                <w:webHidden/>
              </w:rPr>
            </w:r>
            <w:r>
              <w:rPr>
                <w:noProof/>
                <w:webHidden/>
              </w:rPr>
              <w:fldChar w:fldCharType="separate"/>
            </w:r>
            <w:r>
              <w:rPr>
                <w:noProof/>
                <w:webHidden/>
              </w:rPr>
              <w:t>18</w:t>
            </w:r>
            <w:r>
              <w:rPr>
                <w:noProof/>
                <w:webHidden/>
              </w:rPr>
              <w:fldChar w:fldCharType="end"/>
            </w:r>
          </w:hyperlink>
        </w:p>
        <w:p w14:paraId="4E0DBE65" w14:textId="5B595157" w:rsidR="00EA39E2" w:rsidRDefault="00EA39E2">
          <w:pPr>
            <w:pStyle w:val="TM2"/>
            <w:tabs>
              <w:tab w:val="left" w:pos="880"/>
              <w:tab w:val="right" w:leader="dot" w:pos="9062"/>
            </w:tabs>
            <w:rPr>
              <w:rFonts w:asciiTheme="minorHAnsi" w:eastAsiaTheme="minorEastAsia" w:hAnsiTheme="minorHAnsi" w:cstheme="minorBidi"/>
              <w:noProof/>
              <w:kern w:val="0"/>
              <w:sz w:val="22"/>
              <w:szCs w:val="22"/>
            </w:rPr>
          </w:pPr>
          <w:hyperlink w:anchor="_Toc41838520" w:history="1">
            <w:r w:rsidRPr="0019164F">
              <w:rPr>
                <w:rStyle w:val="Lienhypertexte"/>
                <w:noProof/>
              </w:rPr>
              <w:t>V.1.</w:t>
            </w:r>
            <w:r>
              <w:rPr>
                <w:rFonts w:asciiTheme="minorHAnsi" w:eastAsiaTheme="minorEastAsia" w:hAnsiTheme="minorHAnsi" w:cstheme="minorBidi"/>
                <w:noProof/>
                <w:kern w:val="0"/>
                <w:sz w:val="22"/>
                <w:szCs w:val="22"/>
              </w:rPr>
              <w:tab/>
            </w:r>
            <w:r w:rsidRPr="0019164F">
              <w:rPr>
                <w:rStyle w:val="Lienhypertexte"/>
                <w:noProof/>
              </w:rPr>
              <w:t>Application à faible coût pour la société</w:t>
            </w:r>
            <w:r>
              <w:rPr>
                <w:noProof/>
                <w:webHidden/>
              </w:rPr>
              <w:tab/>
            </w:r>
            <w:r>
              <w:rPr>
                <w:noProof/>
                <w:webHidden/>
              </w:rPr>
              <w:fldChar w:fldCharType="begin"/>
            </w:r>
            <w:r>
              <w:rPr>
                <w:noProof/>
                <w:webHidden/>
              </w:rPr>
              <w:instrText xml:space="preserve"> PAGEREF _Toc41838520 \h </w:instrText>
            </w:r>
            <w:r>
              <w:rPr>
                <w:noProof/>
                <w:webHidden/>
              </w:rPr>
            </w:r>
            <w:r>
              <w:rPr>
                <w:noProof/>
                <w:webHidden/>
              </w:rPr>
              <w:fldChar w:fldCharType="separate"/>
            </w:r>
            <w:r>
              <w:rPr>
                <w:noProof/>
                <w:webHidden/>
              </w:rPr>
              <w:t>18</w:t>
            </w:r>
            <w:r>
              <w:rPr>
                <w:noProof/>
                <w:webHidden/>
              </w:rPr>
              <w:fldChar w:fldCharType="end"/>
            </w:r>
          </w:hyperlink>
        </w:p>
        <w:p w14:paraId="004DFD4A" w14:textId="41591358" w:rsidR="00EA39E2" w:rsidRDefault="00EA39E2">
          <w:pPr>
            <w:pStyle w:val="TM2"/>
            <w:tabs>
              <w:tab w:val="left" w:pos="880"/>
              <w:tab w:val="right" w:leader="dot" w:pos="9062"/>
            </w:tabs>
            <w:rPr>
              <w:rFonts w:asciiTheme="minorHAnsi" w:eastAsiaTheme="minorEastAsia" w:hAnsiTheme="minorHAnsi" w:cstheme="minorBidi"/>
              <w:noProof/>
              <w:kern w:val="0"/>
              <w:sz w:val="22"/>
              <w:szCs w:val="22"/>
            </w:rPr>
          </w:pPr>
          <w:hyperlink w:anchor="_Toc41838521" w:history="1">
            <w:r w:rsidRPr="0019164F">
              <w:rPr>
                <w:rStyle w:val="Lienhypertexte"/>
                <w:noProof/>
              </w:rPr>
              <w:t>V.2.</w:t>
            </w:r>
            <w:r>
              <w:rPr>
                <w:rFonts w:asciiTheme="minorHAnsi" w:eastAsiaTheme="minorEastAsia" w:hAnsiTheme="minorHAnsi" w:cstheme="minorBidi"/>
                <w:noProof/>
                <w:kern w:val="0"/>
                <w:sz w:val="22"/>
                <w:szCs w:val="22"/>
              </w:rPr>
              <w:tab/>
            </w:r>
            <w:r w:rsidRPr="0019164F">
              <w:rPr>
                <w:rStyle w:val="Lienhypertexte"/>
                <w:noProof/>
              </w:rPr>
              <w:t>Application complète à coût élevé</w:t>
            </w:r>
            <w:r>
              <w:rPr>
                <w:noProof/>
                <w:webHidden/>
              </w:rPr>
              <w:tab/>
            </w:r>
            <w:r>
              <w:rPr>
                <w:noProof/>
                <w:webHidden/>
              </w:rPr>
              <w:fldChar w:fldCharType="begin"/>
            </w:r>
            <w:r>
              <w:rPr>
                <w:noProof/>
                <w:webHidden/>
              </w:rPr>
              <w:instrText xml:space="preserve"> PAGEREF _Toc41838521 \h </w:instrText>
            </w:r>
            <w:r>
              <w:rPr>
                <w:noProof/>
                <w:webHidden/>
              </w:rPr>
            </w:r>
            <w:r>
              <w:rPr>
                <w:noProof/>
                <w:webHidden/>
              </w:rPr>
              <w:fldChar w:fldCharType="separate"/>
            </w:r>
            <w:r>
              <w:rPr>
                <w:noProof/>
                <w:webHidden/>
              </w:rPr>
              <w:t>19</w:t>
            </w:r>
            <w:r>
              <w:rPr>
                <w:noProof/>
                <w:webHidden/>
              </w:rPr>
              <w:fldChar w:fldCharType="end"/>
            </w:r>
          </w:hyperlink>
        </w:p>
        <w:p w14:paraId="4AFAB621" w14:textId="60FA1389" w:rsidR="00EA39E2" w:rsidRDefault="00EA39E2">
          <w:pPr>
            <w:pStyle w:val="TM1"/>
            <w:tabs>
              <w:tab w:val="right" w:leader="dot" w:pos="9062"/>
            </w:tabs>
            <w:rPr>
              <w:rFonts w:asciiTheme="minorHAnsi" w:eastAsiaTheme="minorEastAsia" w:hAnsiTheme="minorHAnsi" w:cstheme="minorBidi"/>
              <w:noProof/>
              <w:kern w:val="0"/>
              <w:sz w:val="22"/>
              <w:szCs w:val="22"/>
            </w:rPr>
          </w:pPr>
          <w:hyperlink w:anchor="_Toc41838522" w:history="1">
            <w:r w:rsidRPr="0019164F">
              <w:rPr>
                <w:rStyle w:val="Lienhypertexte"/>
                <w:noProof/>
              </w:rPr>
              <w:t>CONCLUSION</w:t>
            </w:r>
            <w:r>
              <w:rPr>
                <w:noProof/>
                <w:webHidden/>
              </w:rPr>
              <w:tab/>
            </w:r>
            <w:r>
              <w:rPr>
                <w:noProof/>
                <w:webHidden/>
              </w:rPr>
              <w:fldChar w:fldCharType="begin"/>
            </w:r>
            <w:r>
              <w:rPr>
                <w:noProof/>
                <w:webHidden/>
              </w:rPr>
              <w:instrText xml:space="preserve"> PAGEREF _Toc41838522 \h </w:instrText>
            </w:r>
            <w:r>
              <w:rPr>
                <w:noProof/>
                <w:webHidden/>
              </w:rPr>
            </w:r>
            <w:r>
              <w:rPr>
                <w:noProof/>
                <w:webHidden/>
              </w:rPr>
              <w:fldChar w:fldCharType="separate"/>
            </w:r>
            <w:r>
              <w:rPr>
                <w:noProof/>
                <w:webHidden/>
              </w:rPr>
              <w:t>20</w:t>
            </w:r>
            <w:r>
              <w:rPr>
                <w:noProof/>
                <w:webHidden/>
              </w:rPr>
              <w:fldChar w:fldCharType="end"/>
            </w:r>
          </w:hyperlink>
        </w:p>
        <w:p w14:paraId="0F29FD50" w14:textId="5061DD1E" w:rsidR="00EA39E2" w:rsidRDefault="00EA39E2">
          <w:pPr>
            <w:pStyle w:val="TM1"/>
            <w:tabs>
              <w:tab w:val="right" w:leader="dot" w:pos="9062"/>
            </w:tabs>
            <w:rPr>
              <w:rFonts w:asciiTheme="minorHAnsi" w:eastAsiaTheme="minorEastAsia" w:hAnsiTheme="minorHAnsi" w:cstheme="minorBidi"/>
              <w:noProof/>
              <w:kern w:val="0"/>
              <w:sz w:val="22"/>
              <w:szCs w:val="22"/>
            </w:rPr>
          </w:pPr>
          <w:hyperlink w:anchor="_Toc41838523" w:history="1">
            <w:r w:rsidRPr="0019164F">
              <w:rPr>
                <w:rStyle w:val="Lienhypertexte"/>
                <w:noProof/>
              </w:rPr>
              <w:t>BIBLIOGRAPHIE</w:t>
            </w:r>
            <w:r>
              <w:rPr>
                <w:noProof/>
                <w:webHidden/>
              </w:rPr>
              <w:tab/>
            </w:r>
            <w:r>
              <w:rPr>
                <w:noProof/>
                <w:webHidden/>
              </w:rPr>
              <w:fldChar w:fldCharType="begin"/>
            </w:r>
            <w:r>
              <w:rPr>
                <w:noProof/>
                <w:webHidden/>
              </w:rPr>
              <w:instrText xml:space="preserve"> PAGEREF _Toc41838523 \h </w:instrText>
            </w:r>
            <w:r>
              <w:rPr>
                <w:noProof/>
                <w:webHidden/>
              </w:rPr>
            </w:r>
            <w:r>
              <w:rPr>
                <w:noProof/>
                <w:webHidden/>
              </w:rPr>
              <w:fldChar w:fldCharType="separate"/>
            </w:r>
            <w:r>
              <w:rPr>
                <w:noProof/>
                <w:webHidden/>
              </w:rPr>
              <w:t>21</w:t>
            </w:r>
            <w:r>
              <w:rPr>
                <w:noProof/>
                <w:webHidden/>
              </w:rPr>
              <w:fldChar w:fldCharType="end"/>
            </w:r>
          </w:hyperlink>
        </w:p>
        <w:p w14:paraId="65634DFA" w14:textId="58E7A873" w:rsidR="003C3F0F" w:rsidRDefault="003C3F0F">
          <w:r>
            <w:rPr>
              <w:b/>
              <w:bCs/>
            </w:rPr>
            <w:fldChar w:fldCharType="end"/>
          </w:r>
        </w:p>
      </w:sdtContent>
    </w:sdt>
    <w:p w14:paraId="090AEE06" w14:textId="035A246A" w:rsidR="003C3F0F" w:rsidRDefault="003C3F0F">
      <w:pPr>
        <w:widowControl/>
        <w:suppressAutoHyphens w:val="0"/>
        <w:autoSpaceDN/>
        <w:textAlignment w:val="auto"/>
        <w:rPr>
          <w:rFonts w:ascii="Arial" w:eastAsia="Times New Roman" w:hAnsi="Arial" w:cs="Arial"/>
          <w:b/>
          <w:bCs/>
          <w:sz w:val="32"/>
          <w:szCs w:val="32"/>
        </w:rPr>
      </w:pPr>
    </w:p>
    <w:p w14:paraId="0841A220" w14:textId="77777777" w:rsidR="003C3F0F" w:rsidRDefault="003C3F0F">
      <w:pPr>
        <w:widowControl/>
        <w:suppressAutoHyphens w:val="0"/>
        <w:autoSpaceDN/>
        <w:textAlignment w:val="auto"/>
        <w:rPr>
          <w:rFonts w:ascii="Arial" w:eastAsia="Times New Roman" w:hAnsi="Arial" w:cs="Arial"/>
          <w:b/>
          <w:bCs/>
          <w:sz w:val="32"/>
          <w:szCs w:val="32"/>
        </w:rPr>
      </w:pPr>
      <w:r>
        <w:br w:type="page"/>
      </w:r>
    </w:p>
    <w:p w14:paraId="2CD8DEEF" w14:textId="6C760F9B" w:rsidR="00CC70FF" w:rsidRPr="00524FA1" w:rsidRDefault="005F62E4" w:rsidP="00EA39E2">
      <w:pPr>
        <w:pStyle w:val="MonTitreSection"/>
        <w:numPr>
          <w:ilvl w:val="0"/>
          <w:numId w:val="0"/>
        </w:numPr>
        <w:ind w:left="432" w:hanging="432"/>
        <w:rPr>
          <w:ins w:id="10" w:author="Gaetan Gaudard" w:date="2020-05-30T11:12:00Z"/>
          <w:rPrChange w:id="11" w:author="Gaetan Gaudard" w:date="2020-05-30T15:28:00Z">
            <w:rPr>
              <w:ins w:id="12" w:author="Gaetan Gaudard" w:date="2020-05-30T11:12:00Z"/>
              <w:rFonts w:ascii="Times New Roman" w:hAnsi="Times New Roman" w:cs="Times New Roman"/>
            </w:rPr>
          </w:rPrChange>
        </w:rPr>
        <w:pPrChange w:id="13" w:author="Gaetan Gaudard" w:date="2020-05-30T11:33:00Z">
          <w:pPr>
            <w:widowControl/>
            <w:suppressAutoHyphens w:val="0"/>
            <w:autoSpaceDN/>
            <w:spacing w:before="240" w:after="240"/>
            <w:jc w:val="both"/>
            <w:textAlignment w:val="auto"/>
          </w:pPr>
        </w:pPrChange>
      </w:pPr>
      <w:bookmarkStart w:id="14" w:name="_Toc41838503"/>
      <w:ins w:id="15" w:author="Gaetan Gaudard" w:date="2020-05-30T11:12:00Z">
        <w:r w:rsidRPr="00EB1207">
          <w:lastRenderedPageBreak/>
          <w:t>INTRODUCTION</w:t>
        </w:r>
        <w:bookmarkEnd w:id="9"/>
        <w:bookmarkEnd w:id="14"/>
      </w:ins>
    </w:p>
    <w:p w14:paraId="6360B936" w14:textId="1ED0D7A7" w:rsidR="003C3F0F" w:rsidRDefault="003C3F0F" w:rsidP="003C3F0F">
      <w:pPr>
        <w:pStyle w:val="MonParagraphe"/>
      </w:pPr>
    </w:p>
    <w:p w14:paraId="4DE8B311" w14:textId="1930F1B7" w:rsidR="00CC70FF" w:rsidRPr="00EB1207" w:rsidRDefault="005F62E4">
      <w:pPr>
        <w:pStyle w:val="MonParagraphe"/>
        <w:rPr>
          <w:ins w:id="16" w:author="Gaetan Gaudard" w:date="2020-05-30T11:12:00Z"/>
          <w:rPrChange w:id="17" w:author="Gaetan Gaudard" w:date="2020-05-30T15:28:00Z">
            <w:rPr>
              <w:ins w:id="18" w:author="Gaetan Gaudard" w:date="2020-05-30T11:12:00Z"/>
              <w:rFonts w:ascii="Times New Roman" w:hAnsi="Times New Roman" w:cs="Times New Roman"/>
            </w:rPr>
          </w:rPrChange>
        </w:rPr>
        <w:pPrChange w:id="19" w:author="Gaetan Gaudard" w:date="2020-05-30T11:33:00Z">
          <w:pPr>
            <w:widowControl/>
            <w:suppressAutoHyphens w:val="0"/>
            <w:autoSpaceDN/>
            <w:spacing w:before="240" w:after="240"/>
            <w:jc w:val="both"/>
            <w:textAlignment w:val="auto"/>
          </w:pPr>
        </w:pPrChange>
      </w:pPr>
      <w:ins w:id="20" w:author="Gaetan Gaudard" w:date="2020-05-30T11:12:00Z">
        <w:r w:rsidRPr="00EB1207">
          <w:rPr>
            <w:rPrChange w:id="21" w:author="Gaetan Gaudard" w:date="2020-05-30T15:28:00Z">
              <w:rPr/>
            </w:rPrChange>
          </w:rPr>
          <w:t xml:space="preserve">D’abord breveté en 1952 par deux étudiants américains, Norman Joseph Woodland et Bernard </w:t>
        </w:r>
        <w:proofErr w:type="spellStart"/>
        <w:r w:rsidRPr="00EB1207">
          <w:rPr>
            <w:rPrChange w:id="22" w:author="Gaetan Gaudard" w:date="2020-05-30T15:28:00Z">
              <w:rPr/>
            </w:rPrChange>
          </w:rPr>
          <w:t>Silver</w:t>
        </w:r>
        <w:proofErr w:type="spellEnd"/>
        <w:r w:rsidRPr="00EB1207">
          <w:rPr>
            <w:rPrChange w:id="23" w:author="Gaetan Gaudard" w:date="2020-05-30T15:28:00Z">
              <w:rPr/>
            </w:rPrChange>
          </w:rPr>
          <w:t>, le code</w:t>
        </w:r>
      </w:ins>
      <w:ins w:id="24" w:author="Gaetan Gaudard" w:date="2020-05-30T11:19:00Z">
        <w:r w:rsidR="00CF6267" w:rsidRPr="00EB1207">
          <w:rPr>
            <w:rPrChange w:id="25" w:author="Gaetan Gaudard" w:date="2020-05-30T15:28:00Z">
              <w:rPr/>
            </w:rPrChange>
          </w:rPr>
          <w:t>-</w:t>
        </w:r>
      </w:ins>
      <w:ins w:id="26" w:author="Gaetan Gaudard" w:date="2020-05-30T11:12:00Z">
        <w:r w:rsidRPr="00EB1207">
          <w:rPr>
            <w:rPrChange w:id="27" w:author="Gaetan Gaudard" w:date="2020-05-30T15:28:00Z">
              <w:rPr/>
            </w:rPrChange>
          </w:rPr>
          <w:t>barre</w:t>
        </w:r>
      </w:ins>
      <w:ins w:id="28" w:author="Gaetan Gaudard" w:date="2020-05-30T11:19:00Z">
        <w:r w:rsidR="00CF6267" w:rsidRPr="00EB1207">
          <w:rPr>
            <w:rPrChange w:id="29" w:author="Gaetan Gaudard" w:date="2020-05-30T15:28:00Z">
              <w:rPr/>
            </w:rPrChange>
          </w:rPr>
          <w:t>s</w:t>
        </w:r>
      </w:ins>
      <w:ins w:id="30" w:author="Gaetan Gaudard" w:date="2020-05-30T11:12:00Z">
        <w:r w:rsidRPr="00EB1207">
          <w:rPr>
            <w:rPrChange w:id="31" w:author="Gaetan Gaudard" w:date="2020-05-30T15:28:00Z">
              <w:rPr/>
            </w:rPrChange>
          </w:rPr>
          <w:t xml:space="preserve"> est utilisé </w:t>
        </w:r>
      </w:ins>
      <w:r w:rsidR="003C3F0F">
        <w:t>dès</w:t>
      </w:r>
      <w:ins w:id="32" w:author="Gaetan Gaudard" w:date="2020-05-30T11:12:00Z">
        <w:r w:rsidRPr="00EB1207">
          <w:rPr>
            <w:rPrChange w:id="33" w:author="Gaetan Gaudard" w:date="2020-05-30T15:28:00Z">
              <w:rPr/>
            </w:rPrChange>
          </w:rPr>
          <w:t xml:space="preserve"> 1973 </w:t>
        </w:r>
      </w:ins>
      <w:r w:rsidR="003C3F0F">
        <w:t>pour</w:t>
      </w:r>
      <w:ins w:id="34" w:author="Gaetan Gaudard" w:date="2020-05-30T11:12:00Z">
        <w:r w:rsidRPr="00EB1207">
          <w:rPr>
            <w:rPrChange w:id="35" w:author="Gaetan Gaudard" w:date="2020-05-30T15:28:00Z">
              <w:rPr/>
            </w:rPrChange>
          </w:rPr>
          <w:t xml:space="preserve"> la mise au point du Code Universel des Produits </w:t>
        </w:r>
      </w:ins>
      <w:r w:rsidR="003C3F0F">
        <w:t>(</w:t>
      </w:r>
      <w:ins w:id="36" w:author="Gaetan Gaudard" w:date="2020-05-30T11:12:00Z">
        <w:r w:rsidRPr="00EB1207">
          <w:rPr>
            <w:rPrChange w:id="37" w:author="Gaetan Gaudard" w:date="2020-05-30T15:28:00Z">
              <w:rPr/>
            </w:rPrChange>
          </w:rPr>
          <w:t>CUP</w:t>
        </w:r>
      </w:ins>
      <w:r w:rsidR="003C3F0F">
        <w:t>)</w:t>
      </w:r>
      <w:ins w:id="38" w:author="Gaetan Gaudard" w:date="2020-05-30T11:12:00Z">
        <w:r w:rsidRPr="00EB1207">
          <w:rPr>
            <w:rPrChange w:id="39" w:author="Gaetan Gaudard" w:date="2020-05-30T15:28:00Z">
              <w:rPr/>
            </w:rPrChange>
          </w:rPr>
          <w:t xml:space="preserve">. L’invention du CUP fait suite à une demande générale d’un comité de fabricants et de distributeurs aux </w:t>
        </w:r>
      </w:ins>
      <w:ins w:id="40" w:author="Gaetan Gaudard" w:date="2020-05-30T11:14:00Z">
        <w:r w:rsidR="00003F96" w:rsidRPr="00EB1207">
          <w:rPr>
            <w:rFonts w:cs="Calibri" w:hint="cs"/>
            <w:rPrChange w:id="41" w:author="Gaetan Gaudard" w:date="2020-05-30T15:28:00Z">
              <w:rPr>
                <w:rFonts w:cs="Calibri" w:hint="cs"/>
              </w:rPr>
            </w:rPrChange>
          </w:rPr>
          <w:t>É</w:t>
        </w:r>
      </w:ins>
      <w:ins w:id="42" w:author="Gaetan Gaudard" w:date="2020-05-30T11:12:00Z">
        <w:r w:rsidRPr="00EB1207">
          <w:rPr>
            <w:rPrChange w:id="43" w:author="Gaetan Gaudard" w:date="2020-05-30T15:28:00Z">
              <w:rPr/>
            </w:rPrChange>
          </w:rPr>
          <w:t>tats-</w:t>
        </w:r>
      </w:ins>
      <w:ins w:id="44" w:author="Gaetan Gaudard" w:date="2020-05-30T11:14:00Z">
        <w:r w:rsidR="00003F96" w:rsidRPr="00EB1207">
          <w:rPr>
            <w:rPrChange w:id="45" w:author="Gaetan Gaudard" w:date="2020-05-30T15:28:00Z">
              <w:rPr/>
            </w:rPrChange>
          </w:rPr>
          <w:t>U</w:t>
        </w:r>
      </w:ins>
      <w:ins w:id="46" w:author="Gaetan Gaudard" w:date="2020-05-30T11:12:00Z">
        <w:r w:rsidRPr="00EB1207">
          <w:rPr>
            <w:rPrChange w:id="47" w:author="Gaetan Gaudard" w:date="2020-05-30T15:28:00Z">
              <w:rPr/>
            </w:rPrChange>
          </w:rPr>
          <w:t>nis pour automatiser les caisses et la gestion des stocks. Le CUP permet l’identification numérique des produits. Il est encodé sous forme de code-barre</w:t>
        </w:r>
      </w:ins>
      <w:r w:rsidR="003C3F0F">
        <w:t>s</w:t>
      </w:r>
      <w:ins w:id="48" w:author="Gaetan Gaudard" w:date="2020-05-30T11:12:00Z">
        <w:r w:rsidRPr="00EB1207">
          <w:rPr>
            <w:rPrChange w:id="49" w:author="Gaetan Gaudard" w:date="2020-05-30T15:28:00Z">
              <w:rPr/>
            </w:rPrChange>
          </w:rPr>
          <w:t xml:space="preserve"> et est composé</w:t>
        </w:r>
      </w:ins>
      <w:r w:rsidR="003C3F0F">
        <w:t>,</w:t>
      </w:r>
      <w:ins w:id="50" w:author="Gaetan Gaudard" w:date="2020-05-30T11:12:00Z">
        <w:r w:rsidRPr="00EB1207">
          <w:rPr>
            <w:rPrChange w:id="51" w:author="Gaetan Gaudard" w:date="2020-05-30T15:28:00Z">
              <w:rPr/>
            </w:rPrChange>
          </w:rPr>
          <w:t xml:space="preserve"> au début</w:t>
        </w:r>
      </w:ins>
      <w:r w:rsidR="003C3F0F">
        <w:t xml:space="preserve">, </w:t>
      </w:r>
      <w:ins w:id="52" w:author="Gaetan Gaudard" w:date="2020-05-30T11:12:00Z">
        <w:r w:rsidRPr="00EB1207">
          <w:rPr>
            <w:rPrChange w:id="53" w:author="Gaetan Gaudard" w:date="2020-05-30T15:28:00Z">
              <w:rPr/>
            </w:rPrChange>
          </w:rPr>
          <w:t>de 12 chiffres. Il se diffuse un an plus tard en Europe sous le nom de EAN 13, qui est composé non plus de 12 chiffres mais de 13. </w:t>
        </w:r>
      </w:ins>
    </w:p>
    <w:p w14:paraId="73582D93" w14:textId="50AD6D7B" w:rsidR="005F62E4" w:rsidRPr="00EB1207" w:rsidRDefault="005F62E4" w:rsidP="00140E4C">
      <w:pPr>
        <w:pStyle w:val="MonParagraphe"/>
        <w:rPr>
          <w:ins w:id="54" w:author="Gaetan Gaudard" w:date="2020-05-30T11:12:00Z"/>
          <w:rPrChange w:id="55" w:author="Gaetan Gaudard" w:date="2020-05-30T15:28:00Z">
            <w:rPr>
              <w:ins w:id="56" w:author="Gaetan Gaudard" w:date="2020-05-30T11:12:00Z"/>
              <w:rFonts w:ascii="Times New Roman" w:hAnsi="Times New Roman"/>
            </w:rPr>
          </w:rPrChange>
        </w:rPr>
      </w:pPr>
      <w:ins w:id="57" w:author="Gaetan Gaudard" w:date="2020-05-30T11:12:00Z">
        <w:r w:rsidRPr="00EB1207">
          <w:rPr>
            <w:rPrChange w:id="58" w:author="Gaetan Gaudard" w:date="2020-05-30T15:28:00Z">
              <w:rPr>
                <w:rFonts w:ascii="Bitstream Vera Serif" w:eastAsia="Bitstream Vera Sans" w:hAnsi="Bitstream Vera Serif" w:cs="Lucidasans"/>
                <w:sz w:val="24"/>
                <w:szCs w:val="24"/>
              </w:rPr>
            </w:rPrChange>
          </w:rPr>
          <w:t xml:space="preserve">Aujourd’hui, les </w:t>
        </w:r>
      </w:ins>
      <w:ins w:id="59" w:author="Gaetan Gaudard" w:date="2020-05-30T11:13:00Z">
        <w:r w:rsidR="008E437E" w:rsidRPr="00EB1207">
          <w:rPr>
            <w:rPrChange w:id="60" w:author="Gaetan Gaudard" w:date="2020-05-30T15:28:00Z">
              <w:rPr>
                <w:rFonts w:ascii="Bitstream Vera Serif" w:eastAsia="Bitstream Vera Sans" w:hAnsi="Bitstream Vera Serif" w:cs="Lucidasans"/>
                <w:sz w:val="24"/>
                <w:szCs w:val="24"/>
              </w:rPr>
            </w:rPrChange>
          </w:rPr>
          <w:t>code</w:t>
        </w:r>
      </w:ins>
      <w:ins w:id="61" w:author="Gaetan Gaudard" w:date="2020-05-30T11:17:00Z">
        <w:r w:rsidR="00166E60" w:rsidRPr="00EB1207">
          <w:rPr>
            <w:rPrChange w:id="62" w:author="Gaetan Gaudard" w:date="2020-05-30T15:28:00Z">
              <w:rPr>
                <w:rFonts w:ascii="Bitstream Vera Serif" w:eastAsia="Bitstream Vera Sans" w:hAnsi="Bitstream Vera Serif" w:cs="Lucidasans"/>
                <w:sz w:val="24"/>
                <w:szCs w:val="24"/>
              </w:rPr>
            </w:rPrChange>
          </w:rPr>
          <w:t>s</w:t>
        </w:r>
      </w:ins>
      <w:ins w:id="63" w:author="Gaetan Gaudard" w:date="2020-05-30T11:13:00Z">
        <w:r w:rsidR="008E437E" w:rsidRPr="00EB1207">
          <w:rPr>
            <w:rPrChange w:id="64" w:author="Gaetan Gaudard" w:date="2020-05-30T15:28:00Z">
              <w:rPr>
                <w:rFonts w:ascii="Bitstream Vera Serif" w:eastAsia="Bitstream Vera Sans" w:hAnsi="Bitstream Vera Serif" w:cs="Lucidasans"/>
                <w:sz w:val="24"/>
                <w:szCs w:val="24"/>
              </w:rPr>
            </w:rPrChange>
          </w:rPr>
          <w:t>-barres</w:t>
        </w:r>
      </w:ins>
      <w:ins w:id="65" w:author="Gaetan Gaudard" w:date="2020-05-30T11:12:00Z">
        <w:r w:rsidRPr="00EB1207">
          <w:rPr>
            <w:rPrChange w:id="66" w:author="Gaetan Gaudard" w:date="2020-05-30T15:28:00Z">
              <w:rPr>
                <w:rFonts w:ascii="Bitstream Vera Serif" w:eastAsia="Bitstream Vera Sans" w:hAnsi="Bitstream Vera Serif" w:cs="Lucidasans"/>
                <w:sz w:val="24"/>
                <w:szCs w:val="24"/>
              </w:rPr>
            </w:rPrChange>
          </w:rPr>
          <w:t xml:space="preserve"> sont ancrés dans no</w:t>
        </w:r>
      </w:ins>
      <w:ins w:id="67" w:author="Gaetan Gaudard" w:date="2020-05-30T11:20:00Z">
        <w:r w:rsidR="005356E6" w:rsidRPr="00EB1207">
          <w:rPr>
            <w:rPrChange w:id="68" w:author="Gaetan Gaudard" w:date="2020-05-30T15:28:00Z">
              <w:rPr>
                <w:rFonts w:ascii="Bitstream Vera Serif" w:eastAsia="Bitstream Vera Sans" w:hAnsi="Bitstream Vera Serif" w:cs="Lucidasans"/>
                <w:sz w:val="24"/>
                <w:szCs w:val="24"/>
              </w:rPr>
            </w:rPrChange>
          </w:rPr>
          <w:t>tre</w:t>
        </w:r>
      </w:ins>
      <w:ins w:id="69" w:author="Gaetan Gaudard" w:date="2020-05-30T11:12:00Z">
        <w:r w:rsidRPr="00EB1207">
          <w:rPr>
            <w:rPrChange w:id="70" w:author="Gaetan Gaudard" w:date="2020-05-30T15:28:00Z">
              <w:rPr>
                <w:rFonts w:ascii="Bitstream Vera Serif" w:eastAsia="Bitstream Vera Sans" w:hAnsi="Bitstream Vera Serif" w:cs="Lucidasans"/>
                <w:sz w:val="24"/>
                <w:szCs w:val="24"/>
              </w:rPr>
            </w:rPrChange>
          </w:rPr>
          <w:t xml:space="preserve"> quotidien et permettent de donner aux consommateurs de précieuses informations</w:t>
        </w:r>
      </w:ins>
      <w:r w:rsidR="00140E4C">
        <w:t xml:space="preserve">, </w:t>
      </w:r>
      <w:ins w:id="71" w:author="Gaetan Gaudard" w:date="2020-05-30T11:12:00Z">
        <w:r w:rsidRPr="00EB1207">
          <w:rPr>
            <w:rPrChange w:id="72" w:author="Gaetan Gaudard" w:date="2020-05-30T15:28:00Z">
              <w:rPr>
                <w:rFonts w:ascii="Bitstream Vera Serif" w:eastAsia="Bitstream Vera Sans" w:hAnsi="Bitstream Vera Serif" w:cs="Lucidasans"/>
                <w:sz w:val="24"/>
                <w:szCs w:val="24"/>
              </w:rPr>
            </w:rPrChange>
          </w:rPr>
          <w:t xml:space="preserve">notamment dans le secteur </w:t>
        </w:r>
      </w:ins>
      <w:ins w:id="73" w:author="Gaetan Gaudard" w:date="2020-05-30T11:20:00Z">
        <w:r w:rsidR="00232A7A" w:rsidRPr="00EB1207">
          <w:rPr>
            <w:rPrChange w:id="74" w:author="Gaetan Gaudard" w:date="2020-05-30T15:28:00Z">
              <w:rPr>
                <w:rFonts w:ascii="Bitstream Vera Serif" w:eastAsia="Bitstream Vera Sans" w:hAnsi="Bitstream Vera Serif" w:cs="Lucidasans"/>
                <w:sz w:val="24"/>
                <w:szCs w:val="24"/>
              </w:rPr>
            </w:rPrChange>
          </w:rPr>
          <w:t>de l’agro</w:t>
        </w:r>
      </w:ins>
      <w:ins w:id="75" w:author="Gaetan Gaudard" w:date="2020-05-30T11:12:00Z">
        <w:r w:rsidRPr="00EB1207">
          <w:rPr>
            <w:rPrChange w:id="76" w:author="Gaetan Gaudard" w:date="2020-05-30T15:28:00Z">
              <w:rPr>
                <w:rFonts w:ascii="Bitstream Vera Serif" w:eastAsia="Bitstream Vera Sans" w:hAnsi="Bitstream Vera Serif" w:cs="Lucidasans"/>
                <w:sz w:val="24"/>
                <w:szCs w:val="24"/>
              </w:rPr>
            </w:rPrChange>
          </w:rPr>
          <w:t xml:space="preserve">alimentaire. En effet, il est aujourd’hui possible de connaître </w:t>
        </w:r>
      </w:ins>
      <w:ins w:id="77" w:author="Gaetan Gaudard" w:date="2020-05-30T11:13:00Z">
        <w:r w:rsidR="008E437E" w:rsidRPr="00EB1207">
          <w:rPr>
            <w:rPrChange w:id="78" w:author="Gaetan Gaudard" w:date="2020-05-30T15:28:00Z">
              <w:rPr>
                <w:rFonts w:ascii="Bitstream Vera Serif" w:eastAsia="Bitstream Vera Sans" w:hAnsi="Bitstream Vera Serif" w:cs="Lucidasans"/>
                <w:sz w:val="24"/>
                <w:szCs w:val="24"/>
              </w:rPr>
            </w:rPrChange>
          </w:rPr>
          <w:t>le taux</w:t>
        </w:r>
      </w:ins>
      <w:ins w:id="79" w:author="Gaetan Gaudard" w:date="2020-05-30T11:12:00Z">
        <w:r w:rsidRPr="00EB1207">
          <w:rPr>
            <w:rPrChange w:id="80" w:author="Gaetan Gaudard" w:date="2020-05-30T15:28:00Z">
              <w:rPr>
                <w:rFonts w:ascii="Bitstream Vera Serif" w:eastAsia="Bitstream Vera Sans" w:hAnsi="Bitstream Vera Serif" w:cs="Lucidasans"/>
                <w:sz w:val="24"/>
                <w:szCs w:val="24"/>
              </w:rPr>
            </w:rPrChange>
          </w:rPr>
          <w:t xml:space="preserve"> de gras, de sucre, de sel, le nombre de calories</w:t>
        </w:r>
      </w:ins>
      <w:r w:rsidR="00140E4C">
        <w:t>,</w:t>
      </w:r>
      <w:ins w:id="81" w:author="Gaetan Gaudard" w:date="2020-05-30T11:12:00Z">
        <w:r w:rsidRPr="00EB1207">
          <w:rPr>
            <w:rPrChange w:id="82" w:author="Gaetan Gaudard" w:date="2020-05-30T15:28:00Z">
              <w:rPr>
                <w:rFonts w:ascii="Bitstream Vera Serif" w:eastAsia="Bitstream Vera Sans" w:hAnsi="Bitstream Vera Serif" w:cs="Lucidasans"/>
                <w:sz w:val="24"/>
                <w:szCs w:val="24"/>
              </w:rPr>
            </w:rPrChange>
          </w:rPr>
          <w:t xml:space="preserve"> ainsi que les additifs utilisés dans la réalisation de denrées alimentaires. C’est ainsi que </w:t>
        </w:r>
        <w:proofErr w:type="spellStart"/>
        <w:r w:rsidRPr="00EB1207">
          <w:rPr>
            <w:rPrChange w:id="83" w:author="Gaetan Gaudard" w:date="2020-05-30T15:28:00Z">
              <w:rPr>
                <w:rFonts w:ascii="Bitstream Vera Serif" w:eastAsia="Bitstream Vera Sans" w:hAnsi="Bitstream Vera Serif" w:cs="Lucidasans"/>
                <w:sz w:val="24"/>
                <w:szCs w:val="24"/>
              </w:rPr>
            </w:rPrChange>
          </w:rPr>
          <w:t>Yuka</w:t>
        </w:r>
        <w:proofErr w:type="spellEnd"/>
        <w:r w:rsidRPr="00EB1207">
          <w:rPr>
            <w:rPrChange w:id="84" w:author="Gaetan Gaudard" w:date="2020-05-30T15:28:00Z">
              <w:rPr>
                <w:rFonts w:ascii="Bitstream Vera Serif" w:eastAsia="Bitstream Vera Sans" w:hAnsi="Bitstream Vera Serif" w:cs="Lucidasans"/>
                <w:sz w:val="24"/>
                <w:szCs w:val="24"/>
              </w:rPr>
            </w:rPrChange>
          </w:rPr>
          <w:t xml:space="preserve">, </w:t>
        </w:r>
      </w:ins>
      <w:ins w:id="85" w:author="Gaetan Gaudard" w:date="2020-05-30T11:13:00Z">
        <w:r w:rsidR="008E437E" w:rsidRPr="00EB1207">
          <w:rPr>
            <w:rPrChange w:id="86" w:author="Gaetan Gaudard" w:date="2020-05-30T15:28:00Z">
              <w:rPr>
                <w:rFonts w:ascii="Bitstream Vera Serif" w:eastAsia="Bitstream Vera Sans" w:hAnsi="Bitstream Vera Serif" w:cs="Lucidasans"/>
                <w:sz w:val="24"/>
                <w:szCs w:val="24"/>
              </w:rPr>
            </w:rPrChange>
          </w:rPr>
          <w:t>application française</w:t>
        </w:r>
      </w:ins>
      <w:ins w:id="87" w:author="Gaetan Gaudard" w:date="2020-05-30T11:12:00Z">
        <w:r w:rsidRPr="00EB1207">
          <w:rPr>
            <w:rPrChange w:id="88" w:author="Gaetan Gaudard" w:date="2020-05-30T15:28:00Z">
              <w:rPr>
                <w:rFonts w:ascii="Bitstream Vera Serif" w:eastAsia="Bitstream Vera Sans" w:hAnsi="Bitstream Vera Serif" w:cs="Lucidasans"/>
                <w:sz w:val="24"/>
                <w:szCs w:val="24"/>
              </w:rPr>
            </w:rPrChange>
          </w:rPr>
          <w:t xml:space="preserve"> cofondée en 2016 par </w:t>
        </w:r>
      </w:ins>
      <w:r w:rsidR="00140E4C">
        <w:t>trois</w:t>
      </w:r>
      <w:ins w:id="89" w:author="Gaetan Gaudard" w:date="2020-05-30T11:12:00Z">
        <w:r w:rsidRPr="00EB1207">
          <w:rPr>
            <w:rPrChange w:id="90" w:author="Gaetan Gaudard" w:date="2020-05-30T15:28:00Z">
              <w:rPr>
                <w:rFonts w:ascii="Bitstream Vera Serif" w:eastAsia="Bitstream Vera Sans" w:hAnsi="Bitstream Vera Serif" w:cs="Lucidasans"/>
                <w:sz w:val="24"/>
                <w:szCs w:val="24"/>
              </w:rPr>
            </w:rPrChange>
          </w:rPr>
          <w:t xml:space="preserve"> français : François Martin, Benoît Martin et Julie Chapon, permet à ses utilisateurs de connaître la composition des aliments qu’ils achètent via le scan de leur code</w:t>
        </w:r>
      </w:ins>
      <w:r w:rsidR="00140E4C">
        <w:t>-</w:t>
      </w:r>
      <w:ins w:id="91" w:author="Gaetan Gaudard" w:date="2020-05-30T11:12:00Z">
        <w:r w:rsidRPr="00EB1207">
          <w:rPr>
            <w:rPrChange w:id="92" w:author="Gaetan Gaudard" w:date="2020-05-30T15:28:00Z">
              <w:rPr>
                <w:rFonts w:ascii="Bitstream Vera Serif" w:eastAsia="Bitstream Vera Sans" w:hAnsi="Bitstream Vera Serif" w:cs="Lucidasans"/>
                <w:sz w:val="24"/>
                <w:szCs w:val="24"/>
              </w:rPr>
            </w:rPrChange>
          </w:rPr>
          <w:t>barre</w:t>
        </w:r>
      </w:ins>
      <w:r w:rsidR="00140E4C">
        <w:t>s</w:t>
      </w:r>
      <w:ins w:id="93" w:author="Gaetan Gaudard" w:date="2020-05-30T11:12:00Z">
        <w:r w:rsidRPr="00EB1207">
          <w:rPr>
            <w:rPrChange w:id="94" w:author="Gaetan Gaudard" w:date="2020-05-30T15:28:00Z">
              <w:rPr>
                <w:rFonts w:ascii="Bitstream Vera Serif" w:eastAsia="Bitstream Vera Sans" w:hAnsi="Bitstream Vera Serif" w:cs="Lucidasans"/>
                <w:sz w:val="24"/>
                <w:szCs w:val="24"/>
              </w:rPr>
            </w:rPrChange>
          </w:rPr>
          <w:t xml:space="preserve"> grâce à leur smartphone. L’application donne ensuite au produit scanné une note sur 100 en fonction de</w:t>
        </w:r>
      </w:ins>
      <w:r w:rsidR="00140E4C">
        <w:t xml:space="preserve"> plusieurs critères, tels que le </w:t>
      </w:r>
      <w:ins w:id="95" w:author="Gaetan Gaudard" w:date="2020-05-30T11:24:00Z">
        <w:r w:rsidR="007E24F1" w:rsidRPr="00EB1207">
          <w:t>taux de sucre, de gras, de fibres, de protéin</w:t>
        </w:r>
      </w:ins>
      <w:r w:rsidR="00140E4C">
        <w:t xml:space="preserve">es, ou encore le </w:t>
      </w:r>
      <w:ins w:id="96" w:author="Gaetan Gaudard" w:date="2020-05-30T11:24:00Z">
        <w:r w:rsidR="007E24F1" w:rsidRPr="00EB1207">
          <w:rPr>
            <w:rPrChange w:id="97" w:author="Gaetan Gaudard" w:date="2020-05-30T15:28:00Z">
              <w:rPr/>
            </w:rPrChange>
          </w:rPr>
          <w:t>nombre d’additifs</w:t>
        </w:r>
      </w:ins>
      <w:r w:rsidR="00140E4C">
        <w:t xml:space="preserve"> utilisés. L</w:t>
      </w:r>
      <w:ins w:id="98" w:author="Gaetan Gaudard" w:date="2020-05-30T11:12:00Z">
        <w:r w:rsidRPr="00EB1207">
          <w:rPr>
            <w:rPrChange w:id="99" w:author="Gaetan Gaudard" w:date="2020-05-30T15:28:00Z">
              <w:rPr/>
            </w:rPrChange>
          </w:rPr>
          <w:t xml:space="preserve">’application utilisait la base de données d’Open Food </w:t>
        </w:r>
        <w:proofErr w:type="spellStart"/>
        <w:r w:rsidRPr="00EB1207">
          <w:rPr>
            <w:rPrChange w:id="100" w:author="Gaetan Gaudard" w:date="2020-05-30T15:28:00Z">
              <w:rPr/>
            </w:rPrChange>
          </w:rPr>
          <w:t>Facts</w:t>
        </w:r>
        <w:proofErr w:type="spellEnd"/>
        <w:r w:rsidRPr="00EB1207">
          <w:rPr>
            <w:rPrChange w:id="101" w:author="Gaetan Gaudard" w:date="2020-05-30T15:28:00Z">
              <w:rPr/>
            </w:rPrChange>
          </w:rPr>
          <w:t xml:space="preserve"> pour connaître la composition des produits scannés, avant de se construire sa propre base de données.</w:t>
        </w:r>
      </w:ins>
      <w:r w:rsidR="00140E4C">
        <w:t xml:space="preserve"> </w:t>
      </w:r>
      <w:ins w:id="102" w:author="Gaetan Gaudard" w:date="2020-05-30T11:12:00Z">
        <w:r w:rsidRPr="00EB1207">
          <w:rPr>
            <w:rPrChange w:id="103" w:author="Gaetan Gaudard" w:date="2020-05-30T15:28:00Z">
              <w:rPr/>
            </w:rPrChange>
          </w:rPr>
          <w:t xml:space="preserve">Open Food </w:t>
        </w:r>
        <w:proofErr w:type="spellStart"/>
        <w:r w:rsidRPr="00EB1207">
          <w:rPr>
            <w:rPrChange w:id="104" w:author="Gaetan Gaudard" w:date="2020-05-30T15:28:00Z">
              <w:rPr/>
            </w:rPrChange>
          </w:rPr>
          <w:t>Facts</w:t>
        </w:r>
        <w:proofErr w:type="spellEnd"/>
        <w:r w:rsidRPr="00EB1207">
          <w:rPr>
            <w:rPrChange w:id="105" w:author="Gaetan Gaudard" w:date="2020-05-30T15:28:00Z">
              <w:rPr/>
            </w:rPrChange>
          </w:rPr>
          <w:t xml:space="preserve"> se présente comme “une base de données sur les produits alimentaires, faite par tout le monde, pour tout le monde”. La note 0 indiquant un produit dangereux pour la santé en cas de consommation </w:t>
        </w:r>
      </w:ins>
      <w:ins w:id="106" w:author="Gaetan Gaudard" w:date="2020-05-30T11:22:00Z">
        <w:r w:rsidR="00C601DF" w:rsidRPr="00EB1207">
          <w:rPr>
            <w:rPrChange w:id="107" w:author="Gaetan Gaudard" w:date="2020-05-30T15:28:00Z">
              <w:rPr/>
            </w:rPrChange>
          </w:rPr>
          <w:t>régulière et</w:t>
        </w:r>
      </w:ins>
      <w:ins w:id="108" w:author="Gaetan Gaudard" w:date="2020-05-30T11:12:00Z">
        <w:r w:rsidRPr="00EB1207">
          <w:rPr>
            <w:rPrChange w:id="109" w:author="Gaetan Gaudard" w:date="2020-05-30T15:28:00Z">
              <w:rPr/>
            </w:rPrChange>
          </w:rPr>
          <w:t xml:space="preserve"> la note 100 un </w:t>
        </w:r>
      </w:ins>
      <w:ins w:id="110" w:author="Gaetan Gaudard" w:date="2020-05-30T11:22:00Z">
        <w:r w:rsidR="00C601DF" w:rsidRPr="00EB1207">
          <w:rPr>
            <w:rPrChange w:id="111" w:author="Gaetan Gaudard" w:date="2020-05-30T15:28:00Z">
              <w:rPr/>
            </w:rPrChange>
          </w:rPr>
          <w:t>produit très</w:t>
        </w:r>
      </w:ins>
      <w:ins w:id="112" w:author="Gaetan Gaudard" w:date="2020-05-30T11:12:00Z">
        <w:r w:rsidRPr="00EB1207">
          <w:rPr>
            <w:rPrChange w:id="113" w:author="Gaetan Gaudard" w:date="2020-05-30T15:28:00Z">
              <w:rPr/>
            </w:rPrChange>
          </w:rPr>
          <w:t xml:space="preserve"> sain pour son consommateur. Grâce à ses aspects pratiques, </w:t>
        </w:r>
        <w:proofErr w:type="spellStart"/>
        <w:r w:rsidRPr="00EB1207">
          <w:rPr>
            <w:rPrChange w:id="114" w:author="Gaetan Gaudard" w:date="2020-05-30T15:28:00Z">
              <w:rPr/>
            </w:rPrChange>
          </w:rPr>
          <w:t>Yuka</w:t>
        </w:r>
        <w:proofErr w:type="spellEnd"/>
        <w:r w:rsidRPr="00EB1207">
          <w:rPr>
            <w:rPrChange w:id="115" w:author="Gaetan Gaudard" w:date="2020-05-30T15:28:00Z">
              <w:rPr/>
            </w:rPrChange>
          </w:rPr>
          <w:t xml:space="preserve"> a connu un franc succès dès son lancement. En 2017, elle comptabilise 100 000 utilisateurs et en dénombre en Octobre 2019, 12 millions dont 10 millions en </w:t>
        </w:r>
      </w:ins>
      <w:ins w:id="116" w:author="Gaetan Gaudard" w:date="2020-05-30T11:21:00Z">
        <w:r w:rsidR="00C601DF" w:rsidRPr="00EB1207">
          <w:rPr>
            <w:rPrChange w:id="117" w:author="Gaetan Gaudard" w:date="2020-05-30T15:28:00Z">
              <w:rPr/>
            </w:rPrChange>
          </w:rPr>
          <w:t>France</w:t>
        </w:r>
      </w:ins>
      <w:ins w:id="118" w:author="Gaetan Gaudard" w:date="2020-05-30T11:12:00Z">
        <w:r w:rsidRPr="00EB1207">
          <w:rPr>
            <w:rPrChange w:id="119" w:author="Gaetan Gaudard" w:date="2020-05-30T15:28:00Z">
              <w:rPr/>
            </w:rPrChange>
          </w:rPr>
          <w:t xml:space="preserve"> et 2 millions dans différents pays. Sa diffusion</w:t>
        </w:r>
      </w:ins>
      <w:r w:rsidR="00140E4C">
        <w:t>,</w:t>
      </w:r>
      <w:ins w:id="120" w:author="Gaetan Gaudard" w:date="2020-05-30T11:12:00Z">
        <w:r w:rsidRPr="00EB1207">
          <w:rPr>
            <w:rPrChange w:id="121" w:author="Gaetan Gaudard" w:date="2020-05-30T15:28:00Z">
              <w:rPr/>
            </w:rPrChange>
          </w:rPr>
          <w:t xml:space="preserve"> très rapide en France et maintenant dans le monde</w:t>
        </w:r>
      </w:ins>
      <w:r w:rsidR="00140E4C">
        <w:t>,</w:t>
      </w:r>
      <w:ins w:id="122" w:author="Gaetan Gaudard" w:date="2020-05-30T11:12:00Z">
        <w:r w:rsidRPr="00EB1207">
          <w:rPr>
            <w:rPrChange w:id="123" w:author="Gaetan Gaudard" w:date="2020-05-30T15:28:00Z">
              <w:rPr/>
            </w:rPrChange>
          </w:rPr>
          <w:t xml:space="preserve"> montre un réel attrait des consommateurs pour connaître la composition des produits qu’ils achètent. </w:t>
        </w:r>
      </w:ins>
    </w:p>
    <w:p w14:paraId="7A886439" w14:textId="6217404E" w:rsidR="00427B38" w:rsidRPr="007865CB" w:rsidDel="006A3CF2" w:rsidRDefault="005F62E4" w:rsidP="007865CB">
      <w:pPr>
        <w:pStyle w:val="MonParagraphe"/>
        <w:rPr>
          <w:del w:id="124" w:author="Gaetan Gaudard" w:date="2020-05-30T11:10:00Z"/>
          <w:rPrChange w:id="125" w:author="Gaetan Gaudard" w:date="2020-05-30T15:28:00Z">
            <w:rPr>
              <w:del w:id="126" w:author="Gaetan Gaudard" w:date="2020-05-30T11:10:00Z"/>
            </w:rPr>
          </w:rPrChange>
        </w:rPr>
        <w:pPrChange w:id="127" w:author="Gaetan Gaudard" w:date="2020-05-30T11:28:00Z">
          <w:pPr>
            <w:pStyle w:val="MonTitreSousSection"/>
          </w:pPr>
        </w:pPrChange>
      </w:pPr>
      <w:ins w:id="128" w:author="Gaetan Gaudard" w:date="2020-05-30T11:12:00Z">
        <w:r w:rsidRPr="00EB1207">
          <w:rPr>
            <w:rPrChange w:id="129" w:author="Gaetan Gaudard" w:date="2020-05-30T15:28:00Z">
              <w:rPr/>
            </w:rPrChange>
          </w:rPr>
          <w:t xml:space="preserve">Conscient d’une méfiance grandissante des consommateurs envers la composition et la traçabilité </w:t>
        </w:r>
      </w:ins>
      <w:ins w:id="130" w:author="Gaetan Gaudard" w:date="2020-05-30T11:22:00Z">
        <w:r w:rsidR="00C601DF" w:rsidRPr="00EB1207">
          <w:rPr>
            <w:rPrChange w:id="131" w:author="Gaetan Gaudard" w:date="2020-05-30T15:28:00Z">
              <w:rPr/>
            </w:rPrChange>
          </w:rPr>
          <w:t>des produits</w:t>
        </w:r>
      </w:ins>
      <w:ins w:id="132" w:author="Gaetan Gaudard" w:date="2020-05-30T11:12:00Z">
        <w:r w:rsidRPr="00EB1207">
          <w:rPr>
            <w:rPrChange w:id="133" w:author="Gaetan Gaudard" w:date="2020-05-30T15:28:00Z">
              <w:rPr/>
            </w:rPrChange>
          </w:rPr>
          <w:t xml:space="preserve"> alimentaires issus de l’industrie agroalimentaire, une société de grande distribution nous a chargé de créer une application permettant aux consommateurs de décrypter aisément la composition de leurs produits.</w:t>
        </w:r>
      </w:ins>
      <w:r w:rsidR="00140E4C">
        <w:t xml:space="preserve"> </w:t>
      </w:r>
      <w:ins w:id="134" w:author="Gaetan Gaudard" w:date="2020-05-30T11:12:00Z">
        <w:r w:rsidRPr="00EB1207">
          <w:rPr>
            <w:rPrChange w:id="135" w:author="Gaetan Gaudard" w:date="2020-05-30T15:28:00Z">
              <w:rPr/>
            </w:rPrChange>
          </w:rPr>
          <w:t>Après avoir étudier le fonctionnement d’un code barre et quelques méthodes pour le décoder, nous avons mis au point notre propre application de décodage avec Matlab. Enfin, nous avons analysé les coûts et avantages pour la société de mise en place d’une telle application auprès des consommateurs.</w:t>
        </w:r>
      </w:ins>
      <w:del w:id="136" w:author="Gaetan Gaudard" w:date="2020-05-30T11:10:00Z">
        <w:r w:rsidR="00367ED9" w:rsidRPr="00EB1207" w:rsidDel="006A3CF2">
          <w:rPr>
            <w:rPrChange w:id="137" w:author="Gaetan Gaudard" w:date="2020-05-30T15:28:00Z">
              <w:rPr>
                <w:b w:val="0"/>
                <w:bCs w:val="0"/>
                <w:iCs w:val="0"/>
                <w:u w:val="single"/>
              </w:rPr>
            </w:rPrChange>
          </w:rPr>
          <w:delText>Titre de sous-section</w:delText>
        </w:r>
        <w:bookmarkStart w:id="138" w:name="_Toc41730568"/>
        <w:bookmarkStart w:id="139" w:name="_Toc41730585"/>
        <w:bookmarkStart w:id="140" w:name="_Toc41730602"/>
        <w:bookmarkStart w:id="141" w:name="_Toc41730613"/>
        <w:bookmarkStart w:id="142" w:name="_Toc41730640"/>
        <w:bookmarkStart w:id="143" w:name="_Toc41730840"/>
        <w:bookmarkStart w:id="144" w:name="_Toc41730879"/>
        <w:bookmarkStart w:id="145" w:name="_Toc41731789"/>
        <w:bookmarkStart w:id="146" w:name="_Toc41748253"/>
        <w:bookmarkStart w:id="147" w:name="_Toc41764811"/>
        <w:bookmarkStart w:id="148" w:name="_Toc41831732"/>
        <w:bookmarkStart w:id="149" w:name="_Toc41832405"/>
        <w:bookmarkEnd w:id="138"/>
        <w:bookmarkEnd w:id="139"/>
        <w:bookmarkEnd w:id="140"/>
        <w:bookmarkEnd w:id="141"/>
        <w:bookmarkEnd w:id="142"/>
        <w:bookmarkEnd w:id="143"/>
        <w:bookmarkEnd w:id="144"/>
        <w:bookmarkEnd w:id="145"/>
        <w:bookmarkEnd w:id="146"/>
        <w:bookmarkEnd w:id="147"/>
        <w:bookmarkEnd w:id="148"/>
        <w:bookmarkEnd w:id="149"/>
      </w:del>
    </w:p>
    <w:p w14:paraId="5D79DEE8" w14:textId="402F833E" w:rsidR="00427B38" w:rsidRPr="00EB1207" w:rsidDel="006A3CF2" w:rsidRDefault="00367ED9" w:rsidP="007865CB">
      <w:pPr>
        <w:pStyle w:val="MonParagraphe"/>
        <w:rPr>
          <w:del w:id="150" w:author="Gaetan Gaudard" w:date="2020-05-30T11:10:00Z"/>
          <w:rPrChange w:id="151" w:author="Gaetan Gaudard" w:date="2020-05-30T15:28:00Z">
            <w:rPr>
              <w:del w:id="152" w:author="Gaetan Gaudard" w:date="2020-05-30T11:10:00Z"/>
            </w:rPr>
          </w:rPrChange>
        </w:rPr>
        <w:pPrChange w:id="153" w:author="Gaetan Gaudard" w:date="2020-05-30T11:28:00Z">
          <w:pPr>
            <w:pStyle w:val="MonTitreSousSousSection"/>
          </w:pPr>
        </w:pPrChange>
      </w:pPr>
      <w:del w:id="154" w:author="Gaetan Gaudard" w:date="2020-05-30T11:10:00Z">
        <w:r w:rsidRPr="00EB1207" w:rsidDel="006A3CF2">
          <w:rPr>
            <w:rPrChange w:id="155" w:author="Gaetan Gaudard" w:date="2020-05-30T15:28:00Z">
              <w:rPr>
                <w:b/>
                <w:bCs/>
                <w:i w:val="0"/>
                <w:iCs/>
                <w:sz w:val="22"/>
              </w:rPr>
            </w:rPrChange>
          </w:rPr>
          <w:delText>Titre de sous-sous-section</w:delText>
        </w:r>
        <w:bookmarkStart w:id="156" w:name="_Toc41730569"/>
        <w:bookmarkStart w:id="157" w:name="_Toc41730586"/>
        <w:bookmarkStart w:id="158" w:name="_Toc41730603"/>
        <w:bookmarkStart w:id="159" w:name="_Toc41730614"/>
        <w:bookmarkStart w:id="160" w:name="_Toc41730641"/>
        <w:bookmarkStart w:id="161" w:name="_Toc41730841"/>
        <w:bookmarkStart w:id="162" w:name="_Toc41730880"/>
        <w:bookmarkStart w:id="163" w:name="_Toc41731790"/>
        <w:bookmarkStart w:id="164" w:name="_Toc41748254"/>
        <w:bookmarkStart w:id="165" w:name="_Toc41764812"/>
        <w:bookmarkStart w:id="166" w:name="_Toc41831733"/>
        <w:bookmarkStart w:id="167" w:name="_Toc41832406"/>
        <w:bookmarkEnd w:id="156"/>
        <w:bookmarkEnd w:id="157"/>
        <w:bookmarkEnd w:id="158"/>
        <w:bookmarkEnd w:id="159"/>
        <w:bookmarkEnd w:id="160"/>
        <w:bookmarkEnd w:id="161"/>
        <w:bookmarkEnd w:id="162"/>
        <w:bookmarkEnd w:id="163"/>
        <w:bookmarkEnd w:id="164"/>
        <w:bookmarkEnd w:id="165"/>
        <w:bookmarkEnd w:id="166"/>
        <w:bookmarkEnd w:id="167"/>
      </w:del>
    </w:p>
    <w:p w14:paraId="27696265" w14:textId="6EFBED8E" w:rsidR="00427B38" w:rsidRPr="00EB1207" w:rsidDel="006A3CF2" w:rsidRDefault="00367ED9" w:rsidP="007865CB">
      <w:pPr>
        <w:pStyle w:val="MonParagraphe"/>
        <w:rPr>
          <w:del w:id="168" w:author="Gaetan Gaudard" w:date="2020-05-30T11:10:00Z"/>
          <w:rPrChange w:id="169" w:author="Gaetan Gaudard" w:date="2020-05-30T15:28:00Z">
            <w:rPr>
              <w:del w:id="170" w:author="Gaetan Gaudard" w:date="2020-05-30T11:10:00Z"/>
            </w:rPr>
          </w:rPrChange>
        </w:rPr>
        <w:pPrChange w:id="171" w:author="Gaetan Gaudard" w:date="2020-05-30T11:28:00Z">
          <w:pPr>
            <w:pStyle w:val="MonParagraphe"/>
          </w:pPr>
        </w:pPrChange>
      </w:pPr>
      <w:del w:id="172" w:author="Gaetan Gaudard" w:date="2020-05-30T11:10:00Z">
        <w:r w:rsidRPr="00EB1207" w:rsidDel="006A3CF2">
          <w:rPr>
            <w:rPrChange w:id="173" w:author="Gaetan Gaudard" w:date="2020-05-30T15:28:00Z">
              <w:rPr/>
            </w:rPrChange>
          </w:rPr>
          <w:delText>Paragraphe …</w:delText>
        </w:r>
        <w:bookmarkStart w:id="174" w:name="_Toc41730570"/>
        <w:bookmarkStart w:id="175" w:name="_Toc41730587"/>
        <w:bookmarkStart w:id="176" w:name="_Toc41730604"/>
        <w:bookmarkStart w:id="177" w:name="_Toc41730615"/>
        <w:bookmarkStart w:id="178" w:name="_Toc41730642"/>
        <w:bookmarkStart w:id="179" w:name="_Toc41730842"/>
        <w:bookmarkStart w:id="180" w:name="_Toc41730881"/>
        <w:bookmarkStart w:id="181" w:name="_Toc41731791"/>
        <w:bookmarkStart w:id="182" w:name="_Toc41748255"/>
        <w:bookmarkStart w:id="183" w:name="_Toc41764813"/>
        <w:bookmarkStart w:id="184" w:name="_Toc41831734"/>
        <w:bookmarkStart w:id="185" w:name="_Toc41832407"/>
        <w:bookmarkEnd w:id="174"/>
        <w:bookmarkEnd w:id="175"/>
        <w:bookmarkEnd w:id="176"/>
        <w:bookmarkEnd w:id="177"/>
        <w:bookmarkEnd w:id="178"/>
        <w:bookmarkEnd w:id="179"/>
        <w:bookmarkEnd w:id="180"/>
        <w:bookmarkEnd w:id="181"/>
        <w:bookmarkEnd w:id="182"/>
        <w:bookmarkEnd w:id="183"/>
        <w:bookmarkEnd w:id="184"/>
        <w:bookmarkEnd w:id="185"/>
      </w:del>
    </w:p>
    <w:p w14:paraId="10F076B0" w14:textId="7D1AEEBC" w:rsidR="00427B38" w:rsidRPr="00EB1207" w:rsidDel="006A3CF2" w:rsidRDefault="00367ED9" w:rsidP="007865CB">
      <w:pPr>
        <w:pStyle w:val="MonParagraphe"/>
        <w:rPr>
          <w:del w:id="186" w:author="Gaetan Gaudard" w:date="2020-05-30T11:10:00Z"/>
          <w:rPrChange w:id="187" w:author="Gaetan Gaudard" w:date="2020-05-30T15:28:00Z">
            <w:rPr>
              <w:del w:id="188" w:author="Gaetan Gaudard" w:date="2020-05-30T11:10:00Z"/>
            </w:rPr>
          </w:rPrChange>
        </w:rPr>
        <w:pPrChange w:id="189" w:author="Gaetan Gaudard" w:date="2020-05-30T11:28:00Z">
          <w:pPr>
            <w:pStyle w:val="MonParagraphe"/>
          </w:pPr>
        </w:pPrChange>
      </w:pPr>
      <w:del w:id="190" w:author="Gaetan Gaudard" w:date="2020-05-30T11:10:00Z">
        <w:r w:rsidRPr="00EB1207" w:rsidDel="006A3CF2">
          <w:rPr>
            <w:rPrChange w:id="191" w:author="Gaetan Gaudard" w:date="2020-05-30T15:28:00Z">
              <w:rPr/>
            </w:rPrChange>
          </w:rPr>
          <w:delText>Liste :</w:delText>
        </w:r>
        <w:bookmarkStart w:id="192" w:name="_Toc41730571"/>
        <w:bookmarkStart w:id="193" w:name="_Toc41730588"/>
        <w:bookmarkStart w:id="194" w:name="_Toc41730605"/>
        <w:bookmarkStart w:id="195" w:name="_Toc41730616"/>
        <w:bookmarkStart w:id="196" w:name="_Toc41730643"/>
        <w:bookmarkStart w:id="197" w:name="_Toc41730843"/>
        <w:bookmarkStart w:id="198" w:name="_Toc41730882"/>
        <w:bookmarkStart w:id="199" w:name="_Toc41731792"/>
        <w:bookmarkStart w:id="200" w:name="_Toc41748256"/>
        <w:bookmarkStart w:id="201" w:name="_Toc41764814"/>
        <w:bookmarkStart w:id="202" w:name="_Toc41831735"/>
        <w:bookmarkStart w:id="203" w:name="_Toc41832408"/>
        <w:bookmarkEnd w:id="192"/>
        <w:bookmarkEnd w:id="193"/>
        <w:bookmarkEnd w:id="194"/>
        <w:bookmarkEnd w:id="195"/>
        <w:bookmarkEnd w:id="196"/>
        <w:bookmarkEnd w:id="197"/>
        <w:bookmarkEnd w:id="198"/>
        <w:bookmarkEnd w:id="199"/>
        <w:bookmarkEnd w:id="200"/>
        <w:bookmarkEnd w:id="201"/>
        <w:bookmarkEnd w:id="202"/>
        <w:bookmarkEnd w:id="203"/>
      </w:del>
    </w:p>
    <w:p w14:paraId="7406080A" w14:textId="458BA23F" w:rsidR="00427B38" w:rsidRPr="00EB1207" w:rsidDel="006A3CF2" w:rsidRDefault="00367ED9" w:rsidP="007865CB">
      <w:pPr>
        <w:pStyle w:val="MonParagraphe"/>
        <w:rPr>
          <w:del w:id="204" w:author="Gaetan Gaudard" w:date="2020-05-30T11:10:00Z"/>
          <w:rPrChange w:id="205" w:author="Gaetan Gaudard" w:date="2020-05-30T15:28:00Z">
            <w:rPr>
              <w:del w:id="206" w:author="Gaetan Gaudard" w:date="2020-05-30T11:10:00Z"/>
            </w:rPr>
          </w:rPrChange>
        </w:rPr>
        <w:pPrChange w:id="207" w:author="Gaetan Gaudard" w:date="2020-05-30T11:28:00Z">
          <w:pPr>
            <w:pStyle w:val="MonParagraphe-liste"/>
            <w:numPr>
              <w:numId w:val="4"/>
            </w:numPr>
            <w:ind w:left="1260" w:hanging="360"/>
          </w:pPr>
        </w:pPrChange>
      </w:pPr>
      <w:del w:id="208" w:author="Gaetan Gaudard" w:date="2020-05-30T11:10:00Z">
        <w:r w:rsidRPr="00EB1207" w:rsidDel="006A3CF2">
          <w:rPr>
            <w:rPrChange w:id="209" w:author="Gaetan Gaudard" w:date="2020-05-30T15:28:00Z">
              <w:rPr/>
            </w:rPrChange>
          </w:rPr>
          <w:delText>Item 1</w:delText>
        </w:r>
        <w:bookmarkStart w:id="210" w:name="_Toc41730572"/>
        <w:bookmarkStart w:id="211" w:name="_Toc41730589"/>
        <w:bookmarkStart w:id="212" w:name="_Toc41730606"/>
        <w:bookmarkStart w:id="213" w:name="_Toc41730617"/>
        <w:bookmarkStart w:id="214" w:name="_Toc41730644"/>
        <w:bookmarkStart w:id="215" w:name="_Toc41730844"/>
        <w:bookmarkStart w:id="216" w:name="_Toc41730883"/>
        <w:bookmarkStart w:id="217" w:name="_Toc41731793"/>
        <w:bookmarkStart w:id="218" w:name="_Toc41748257"/>
        <w:bookmarkStart w:id="219" w:name="_Toc41764815"/>
        <w:bookmarkStart w:id="220" w:name="_Toc41831736"/>
        <w:bookmarkStart w:id="221" w:name="_Toc41832409"/>
        <w:bookmarkEnd w:id="210"/>
        <w:bookmarkEnd w:id="211"/>
        <w:bookmarkEnd w:id="212"/>
        <w:bookmarkEnd w:id="213"/>
        <w:bookmarkEnd w:id="214"/>
        <w:bookmarkEnd w:id="215"/>
        <w:bookmarkEnd w:id="216"/>
        <w:bookmarkEnd w:id="217"/>
        <w:bookmarkEnd w:id="218"/>
        <w:bookmarkEnd w:id="219"/>
        <w:bookmarkEnd w:id="220"/>
        <w:bookmarkEnd w:id="221"/>
      </w:del>
    </w:p>
    <w:p w14:paraId="266F5A20" w14:textId="51235D9C" w:rsidR="00427B38" w:rsidRPr="00EB1207" w:rsidDel="006A3CF2" w:rsidRDefault="00367ED9" w:rsidP="007865CB">
      <w:pPr>
        <w:pStyle w:val="MonParagraphe"/>
        <w:rPr>
          <w:del w:id="222" w:author="Gaetan Gaudard" w:date="2020-05-30T11:10:00Z"/>
          <w:rPrChange w:id="223" w:author="Gaetan Gaudard" w:date="2020-05-30T15:28:00Z">
            <w:rPr>
              <w:del w:id="224" w:author="Gaetan Gaudard" w:date="2020-05-30T11:10:00Z"/>
            </w:rPr>
          </w:rPrChange>
        </w:rPr>
        <w:pPrChange w:id="225" w:author="Gaetan Gaudard" w:date="2020-05-30T11:28:00Z">
          <w:pPr>
            <w:pStyle w:val="MonParagraphe-liste"/>
            <w:numPr>
              <w:numId w:val="4"/>
            </w:numPr>
            <w:ind w:left="1260" w:hanging="360"/>
          </w:pPr>
        </w:pPrChange>
      </w:pPr>
      <w:del w:id="226" w:author="Gaetan Gaudard" w:date="2020-05-30T11:10:00Z">
        <w:r w:rsidRPr="00EB1207" w:rsidDel="006A3CF2">
          <w:rPr>
            <w:rPrChange w:id="227" w:author="Gaetan Gaudard" w:date="2020-05-30T15:28:00Z">
              <w:rPr/>
            </w:rPrChange>
          </w:rPr>
          <w:delText>Item 2</w:delText>
        </w:r>
        <w:bookmarkStart w:id="228" w:name="_Toc41730573"/>
        <w:bookmarkStart w:id="229" w:name="_Toc41730590"/>
        <w:bookmarkStart w:id="230" w:name="_Toc41730607"/>
        <w:bookmarkStart w:id="231" w:name="_Toc41730618"/>
        <w:bookmarkStart w:id="232" w:name="_Toc41730645"/>
        <w:bookmarkStart w:id="233" w:name="_Toc41730845"/>
        <w:bookmarkStart w:id="234" w:name="_Toc41730884"/>
        <w:bookmarkStart w:id="235" w:name="_Toc41731794"/>
        <w:bookmarkStart w:id="236" w:name="_Toc41748258"/>
        <w:bookmarkStart w:id="237" w:name="_Toc41764816"/>
        <w:bookmarkStart w:id="238" w:name="_Toc41831737"/>
        <w:bookmarkStart w:id="239" w:name="_Toc41832410"/>
        <w:bookmarkEnd w:id="228"/>
        <w:bookmarkEnd w:id="229"/>
        <w:bookmarkEnd w:id="230"/>
        <w:bookmarkEnd w:id="231"/>
        <w:bookmarkEnd w:id="232"/>
        <w:bookmarkEnd w:id="233"/>
        <w:bookmarkEnd w:id="234"/>
        <w:bookmarkEnd w:id="235"/>
        <w:bookmarkEnd w:id="236"/>
        <w:bookmarkEnd w:id="237"/>
        <w:bookmarkEnd w:id="238"/>
        <w:bookmarkEnd w:id="239"/>
      </w:del>
    </w:p>
    <w:p w14:paraId="18E14615" w14:textId="1E50D690" w:rsidR="00427B38" w:rsidRPr="00EB1207" w:rsidDel="006A3CF2" w:rsidRDefault="00367ED9" w:rsidP="007865CB">
      <w:pPr>
        <w:pStyle w:val="MonParagraphe"/>
        <w:rPr>
          <w:del w:id="240" w:author="Gaetan Gaudard" w:date="2020-05-30T11:10:00Z"/>
          <w:rPrChange w:id="241" w:author="Gaetan Gaudard" w:date="2020-05-30T15:28:00Z">
            <w:rPr>
              <w:del w:id="242" w:author="Gaetan Gaudard" w:date="2020-05-30T11:10:00Z"/>
            </w:rPr>
          </w:rPrChange>
        </w:rPr>
        <w:pPrChange w:id="243" w:author="Gaetan Gaudard" w:date="2020-05-30T11:28:00Z">
          <w:pPr>
            <w:pStyle w:val="MonParagraphe"/>
          </w:pPr>
        </w:pPrChange>
      </w:pPr>
      <w:del w:id="244" w:author="Gaetan Gaudard" w:date="2020-05-30T11:10:00Z">
        <w:r w:rsidRPr="00EB1207" w:rsidDel="006A3CF2">
          <w:rPr>
            <w:rPrChange w:id="245" w:author="Gaetan Gaudard" w:date="2020-05-30T15:28:00Z">
              <w:rPr/>
            </w:rPrChange>
          </w:rPr>
          <w:delText>Une figure présente</w:delText>
        </w:r>
        <w:r w:rsidR="00BA0EA2" w:rsidRPr="00EB1207" w:rsidDel="006A3CF2">
          <w:rPr>
            <w:rPrChange w:id="246" w:author="Gaetan Gaudard" w:date="2020-05-30T15:28:00Z">
              <w:rPr/>
            </w:rPrChange>
          </w:rPr>
          <w:delText xml:space="preserve">, comme la </w:delText>
        </w:r>
        <w:r w:rsidR="00BA0EA2" w:rsidRPr="00EB1207" w:rsidDel="006A3CF2">
          <w:rPr>
            <w:rPrChange w:id="247" w:author="Gaetan Gaudard" w:date="2020-05-30T15:28:00Z">
              <w:rPr/>
            </w:rPrChange>
          </w:rPr>
          <w:fldChar w:fldCharType="begin"/>
        </w:r>
        <w:r w:rsidR="00BA0EA2" w:rsidRPr="00EB1207" w:rsidDel="006A3CF2">
          <w:rPr>
            <w:rPrChange w:id="248" w:author="Gaetan Gaudard" w:date="2020-05-30T15:28:00Z">
              <w:rPr/>
            </w:rPrChange>
          </w:rPr>
          <w:delInstrText xml:space="preserve"> REF _Ref491244179 \h </w:delInstrText>
        </w:r>
      </w:del>
      <w:r w:rsidR="008E437E" w:rsidRPr="00EB1207">
        <w:rPr>
          <w:rPrChange w:id="249" w:author="Gaetan Gaudard" w:date="2020-05-30T15:28:00Z">
            <w:rPr/>
          </w:rPrChange>
        </w:rPr>
        <w:instrText xml:space="preserve"> \* MERGEFORMAT </w:instrText>
      </w:r>
      <w:del w:id="250" w:author="Gaetan Gaudard" w:date="2020-05-30T11:10:00Z">
        <w:r w:rsidR="00BA0EA2" w:rsidRPr="00EB1207" w:rsidDel="006A3CF2">
          <w:rPr>
            <w:b/>
            <w:rPrChange w:id="251" w:author="Gaetan Gaudard" w:date="2020-05-30T15:28:00Z">
              <w:rPr>
                <w:b/>
              </w:rPr>
            </w:rPrChange>
          </w:rPr>
        </w:r>
        <w:r w:rsidR="00BA0EA2" w:rsidRPr="00EB1207" w:rsidDel="006A3CF2">
          <w:rPr>
            <w:rPrChange w:id="252" w:author="Gaetan Gaudard" w:date="2020-05-30T15:28:00Z">
              <w:rPr/>
            </w:rPrChange>
          </w:rPr>
          <w:fldChar w:fldCharType="separate"/>
        </w:r>
        <w:r w:rsidR="009A4ED3" w:rsidRPr="00EB1207" w:rsidDel="006A3CF2">
          <w:rPr>
            <w:rPrChange w:id="253" w:author="Gaetan Gaudard" w:date="2020-05-30T15:28:00Z">
              <w:rPr/>
            </w:rPrChange>
          </w:rPr>
          <w:delText xml:space="preserve">Figure </w:delText>
        </w:r>
        <w:r w:rsidR="009A4ED3" w:rsidRPr="00EB1207" w:rsidDel="006A3CF2">
          <w:rPr>
            <w:rPrChange w:id="254" w:author="Gaetan Gaudard" w:date="2020-05-30T15:28:00Z">
              <w:rPr>
                <w:noProof/>
              </w:rPr>
            </w:rPrChange>
          </w:rPr>
          <w:delText>1</w:delText>
        </w:r>
        <w:r w:rsidR="00BA0EA2" w:rsidRPr="00EB1207" w:rsidDel="006A3CF2">
          <w:rPr>
            <w:rPrChange w:id="255" w:author="Gaetan Gaudard" w:date="2020-05-30T15:28:00Z">
              <w:rPr/>
            </w:rPrChange>
          </w:rPr>
          <w:fldChar w:fldCharType="end"/>
        </w:r>
        <w:r w:rsidR="00BA0EA2" w:rsidRPr="00EB1207" w:rsidDel="006A3CF2">
          <w:rPr>
            <w:rPrChange w:id="256" w:author="Gaetan Gaudard" w:date="2020-05-30T15:28:00Z">
              <w:rPr/>
            </w:rPrChange>
          </w:rPr>
          <w:delText xml:space="preserve">, doit nécessairement être </w:delText>
        </w:r>
        <w:r w:rsidRPr="00EB1207" w:rsidDel="006A3CF2">
          <w:rPr>
            <w:rPrChange w:id="257" w:author="Gaetan Gaudard" w:date="2020-05-30T15:28:00Z">
              <w:rPr/>
            </w:rPrChange>
          </w:rPr>
          <w:delText>citée</w:delText>
        </w:r>
        <w:r w:rsidR="00BA0EA2" w:rsidRPr="00EB1207" w:rsidDel="006A3CF2">
          <w:rPr>
            <w:rPrChange w:id="258" w:author="Gaetan Gaudard" w:date="2020-05-30T15:28:00Z">
              <w:rPr/>
            </w:rPrChange>
          </w:rPr>
          <w:delText>, décrite et commentée</w:delText>
        </w:r>
        <w:r w:rsidRPr="00EB1207" w:rsidDel="006A3CF2">
          <w:rPr>
            <w:rPrChange w:id="259" w:author="Gaetan Gaudard" w:date="2020-05-30T15:28:00Z">
              <w:rPr/>
            </w:rPrChange>
          </w:rPr>
          <w:delText xml:space="preserve"> dans le texte.</w:delText>
        </w:r>
        <w:bookmarkStart w:id="260" w:name="_Toc41730574"/>
        <w:bookmarkStart w:id="261" w:name="_Toc41730591"/>
        <w:bookmarkStart w:id="262" w:name="_Toc41730608"/>
        <w:bookmarkStart w:id="263" w:name="_Toc41730619"/>
        <w:bookmarkStart w:id="264" w:name="_Toc41730646"/>
        <w:bookmarkStart w:id="265" w:name="_Toc41730846"/>
        <w:bookmarkStart w:id="266" w:name="_Toc41730885"/>
        <w:bookmarkStart w:id="267" w:name="_Toc41731795"/>
        <w:bookmarkStart w:id="268" w:name="_Toc41748259"/>
        <w:bookmarkStart w:id="269" w:name="_Toc41764817"/>
        <w:bookmarkStart w:id="270" w:name="_Toc41831738"/>
        <w:bookmarkStart w:id="271" w:name="_Toc41832411"/>
        <w:bookmarkEnd w:id="260"/>
        <w:bookmarkEnd w:id="261"/>
        <w:bookmarkEnd w:id="262"/>
        <w:bookmarkEnd w:id="263"/>
        <w:bookmarkEnd w:id="264"/>
        <w:bookmarkEnd w:id="265"/>
        <w:bookmarkEnd w:id="266"/>
        <w:bookmarkEnd w:id="267"/>
        <w:bookmarkEnd w:id="268"/>
        <w:bookmarkEnd w:id="269"/>
        <w:bookmarkEnd w:id="270"/>
        <w:bookmarkEnd w:id="271"/>
      </w:del>
    </w:p>
    <w:p w14:paraId="154A5FE9" w14:textId="78589294" w:rsidR="00A23267" w:rsidRPr="00EB1207" w:rsidDel="006A3CF2" w:rsidRDefault="00A23267" w:rsidP="007865CB">
      <w:pPr>
        <w:pStyle w:val="MonParagraphe"/>
        <w:rPr>
          <w:del w:id="272" w:author="Gaetan Gaudard" w:date="2020-05-30T11:10:00Z"/>
          <w:rPrChange w:id="273" w:author="Gaetan Gaudard" w:date="2020-05-30T15:28:00Z">
            <w:rPr>
              <w:del w:id="274" w:author="Gaetan Gaudard" w:date="2020-05-30T11:10:00Z"/>
            </w:rPr>
          </w:rPrChange>
        </w:rPr>
        <w:pPrChange w:id="275" w:author="Gaetan Gaudard" w:date="2020-05-30T11:28:00Z">
          <w:pPr>
            <w:pStyle w:val="MonParagraphe-liste"/>
          </w:pPr>
        </w:pPrChange>
      </w:pPr>
      <w:bookmarkStart w:id="276" w:name="_Toc41730575"/>
      <w:bookmarkStart w:id="277" w:name="_Toc41730592"/>
      <w:bookmarkStart w:id="278" w:name="_Toc41730609"/>
      <w:bookmarkStart w:id="279" w:name="_Toc41730620"/>
      <w:bookmarkStart w:id="280" w:name="_Toc41730647"/>
      <w:bookmarkStart w:id="281" w:name="_Toc41730847"/>
      <w:bookmarkStart w:id="282" w:name="_Toc41730886"/>
      <w:bookmarkStart w:id="283" w:name="_Toc41731796"/>
      <w:bookmarkStart w:id="284" w:name="_Toc41748260"/>
      <w:bookmarkStart w:id="285" w:name="_Toc41764818"/>
      <w:bookmarkStart w:id="286" w:name="_Toc41831739"/>
      <w:bookmarkStart w:id="287" w:name="_Toc41832412"/>
      <w:bookmarkEnd w:id="276"/>
      <w:bookmarkEnd w:id="277"/>
      <w:bookmarkEnd w:id="278"/>
      <w:bookmarkEnd w:id="279"/>
      <w:bookmarkEnd w:id="280"/>
      <w:bookmarkEnd w:id="281"/>
      <w:bookmarkEnd w:id="282"/>
      <w:bookmarkEnd w:id="283"/>
      <w:bookmarkEnd w:id="284"/>
      <w:bookmarkEnd w:id="285"/>
      <w:bookmarkEnd w:id="286"/>
      <w:bookmarkEnd w:id="287"/>
    </w:p>
    <w:p w14:paraId="0671969D" w14:textId="710DF1C0" w:rsidR="009D5680" w:rsidRPr="00EB1207" w:rsidRDefault="00BA0EA2" w:rsidP="007865CB">
      <w:pPr>
        <w:pStyle w:val="MonParagraphe"/>
        <w:rPr>
          <w:ins w:id="288" w:author="Gaetan Gaudard" w:date="2020-05-30T11:39:00Z"/>
          <w:rPrChange w:id="289" w:author="Gaetan Gaudard" w:date="2020-05-30T15:28:00Z">
            <w:rPr>
              <w:ins w:id="290" w:author="Gaetan Gaudard" w:date="2020-05-30T11:39:00Z"/>
              <w:b/>
              <w:bCs/>
            </w:rPr>
          </w:rPrChange>
        </w:rPr>
        <w:pPrChange w:id="291" w:author="Gaetan Gaudard" w:date="2020-05-30T11:39:00Z">
          <w:pPr/>
        </w:pPrChange>
      </w:pPr>
      <w:del w:id="292" w:author="Gaetan Gaudard" w:date="2020-05-30T11:10:00Z">
        <w:r w:rsidRPr="00EB1207" w:rsidDel="006A3CF2">
          <w:rPr>
            <w:b/>
            <w:noProof/>
            <w:rPrChange w:id="293" w:author="Gaetan Gaudard" w:date="2020-05-30T15:28:00Z">
              <w:rPr>
                <w:b/>
                <w:bCs/>
                <w:noProof/>
              </w:rPr>
            </w:rPrChange>
          </w:rPr>
          <mc:AlternateContent>
            <mc:Choice Requires="wps">
              <w:drawing>
                <wp:anchor distT="0" distB="0" distL="114300" distR="114300" simplePos="0" relativeHeight="251658241" behindDoc="0" locked="0" layoutInCell="1" allowOverlap="1" wp14:anchorId="0CD539E3" wp14:editId="722A06D0">
                  <wp:simplePos x="0" y="0"/>
                  <wp:positionH relativeFrom="column">
                    <wp:posOffset>1256665</wp:posOffset>
                  </wp:positionH>
                  <wp:positionV relativeFrom="paragraph">
                    <wp:posOffset>2227580</wp:posOffset>
                  </wp:positionV>
                  <wp:extent cx="3599815" cy="154940"/>
                  <wp:effectExtent l="0" t="0" r="0" b="0"/>
                  <wp:wrapThrough wrapText="bothSides">
                    <wp:wrapPolygon edited="0">
                      <wp:start x="0" y="0"/>
                      <wp:lineTo x="0" y="0"/>
                      <wp:lineTo x="0" y="0"/>
                    </wp:wrapPolygon>
                  </wp:wrapThrough>
                  <wp:docPr id="2" name="Zone de texte 2"/>
                  <wp:cNvGraphicFramePr/>
                  <a:graphic xmlns:a="http://schemas.openxmlformats.org/drawingml/2006/main">
                    <a:graphicData uri="http://schemas.microsoft.com/office/word/2010/wordprocessingShape">
                      <wps:wsp>
                        <wps:cNvSpPr txBox="1"/>
                        <wps:spPr>
                          <a:xfrm>
                            <a:off x="0" y="0"/>
                            <a:ext cx="3599815" cy="154940"/>
                          </a:xfrm>
                          <a:prstGeom prst="rect">
                            <a:avLst/>
                          </a:prstGeom>
                          <a:solidFill>
                            <a:prstClr val="white"/>
                          </a:solidFill>
                          <a:ln>
                            <a:noFill/>
                          </a:ln>
                          <a:effectLst/>
                        </wps:spPr>
                        <wps:txbx>
                          <w:txbxContent>
                            <w:p w14:paraId="70F32067" w14:textId="321546C6" w:rsidR="003C3F0F" w:rsidRPr="00244549" w:rsidRDefault="003C3F0F" w:rsidP="00BA0EA2">
                              <w:pPr>
                                <w:pStyle w:val="Lgende"/>
                                <w:rPr>
                                  <w:noProof/>
                                  <w:sz w:val="22"/>
                                  <w:szCs w:val="22"/>
                                </w:rPr>
                              </w:pPr>
                              <w:bookmarkStart w:id="294" w:name="_Ref491244179"/>
                              <w:r>
                                <w:t xml:space="preserve">Figure </w:t>
                              </w:r>
                              <w:r>
                                <w:fldChar w:fldCharType="begin"/>
                              </w:r>
                              <w:r>
                                <w:instrText xml:space="preserve"> SEQ Figure \* ARABIC </w:instrText>
                              </w:r>
                              <w:r>
                                <w:fldChar w:fldCharType="separate"/>
                              </w:r>
                              <w:r>
                                <w:rPr>
                                  <w:noProof/>
                                </w:rPr>
                                <w:t>1</w:t>
                              </w:r>
                              <w:r>
                                <w:rPr>
                                  <w:noProof/>
                                </w:rPr>
                                <w:fldChar w:fldCharType="end"/>
                              </w:r>
                              <w:bookmarkEnd w:id="294"/>
                              <w:r>
                                <w:t xml:space="preserve"> : Une légende </w:t>
                              </w:r>
                              <w:proofErr w:type="spellStart"/>
                              <w:r>
                                <w:t>caract</w:t>
                              </w:r>
                              <w:del w:id="295" w:author="Gaetan Gaudard" w:date="2020-05-30T11:10:00Z">
                                <w:r w:rsidDel="006A3CF2">
                                  <w:delText>é</w:delText>
                                </w:r>
                              </w:del>
                              <w:r>
                                <w:t>risant</w:t>
                              </w:r>
                              <w:proofErr w:type="spellEnd"/>
                              <w:r>
                                <w:t xml:space="preserve"> cette figure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CD539E3" id="_x0000_t202" coordsize="21600,21600" o:spt="202" path="m,l,21600r21600,l21600,xe">
                  <v:stroke joinstyle="miter"/>
                  <v:path gradientshapeok="t" o:connecttype="rect"/>
                </v:shapetype>
                <v:shape id="Zone de texte 2" o:spid="_x0000_s1026" type="#_x0000_t202" style="position:absolute;left:0;text-align:left;margin-left:98.95pt;margin-top:175.4pt;width:283.45pt;height:12.2pt;z-index:25165824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" stroked="f">
                  <v:textbox style="mso-fit-shape-to-text:t" inset="0,0,0,0">
                    <w:txbxContent>
                      <w:p w14:paraId="70F32067" w14:textId="321546C6" w:rsidR="003C3F0F" w:rsidRPr="00244549" w:rsidRDefault="003C3F0F" w:rsidP="00BA0EA2">
                        <w:pPr>
                          <w:pStyle w:val="Lgende"/>
                          <w:rPr>
                            <w:noProof/>
                            <w:sz w:val="22"/>
                            <w:szCs w:val="22"/>
                          </w:rPr>
                        </w:pPr>
                        <w:bookmarkStart w:id="296" w:name="_Ref491244179"/>
                        <w:r>
                          <w:t xml:space="preserve">Figure </w:t>
                        </w:r>
                        <w:r>
                          <w:fldChar w:fldCharType="begin"/>
                        </w:r>
                        <w:r>
                          <w:instrText xml:space="preserve"> SEQ Figure \* ARABIC </w:instrText>
                        </w:r>
                        <w:r>
                          <w:fldChar w:fldCharType="separate"/>
                        </w:r>
                        <w:r>
                          <w:rPr>
                            <w:noProof/>
                          </w:rPr>
                          <w:t>1</w:t>
                        </w:r>
                        <w:r>
                          <w:rPr>
                            <w:noProof/>
                          </w:rPr>
                          <w:fldChar w:fldCharType="end"/>
                        </w:r>
                        <w:bookmarkEnd w:id="296"/>
                        <w:r>
                          <w:t xml:space="preserve"> : Une légende </w:t>
                        </w:r>
                        <w:proofErr w:type="spellStart"/>
                        <w:r>
                          <w:t>caract</w:t>
                        </w:r>
                        <w:del w:id="297" w:author="Gaetan Gaudard" w:date="2020-05-30T11:10:00Z">
                          <w:r w:rsidDel="006A3CF2">
                            <w:delText>é</w:delText>
                          </w:r>
                        </w:del>
                        <w:r>
                          <w:t>risant</w:t>
                        </w:r>
                        <w:proofErr w:type="spellEnd"/>
                        <w:r>
                          <w:t xml:space="preserve"> cette figure ...</w:t>
                        </w:r>
                      </w:p>
                    </w:txbxContent>
                  </v:textbox>
                  <w10:wrap type="through"/>
                </v:shape>
              </w:pict>
            </mc:Fallback>
          </mc:AlternateContent>
        </w:r>
        <w:r w:rsidRPr="00EB1207" w:rsidDel="006A3CF2">
          <w:rPr>
            <w:b/>
            <w:noProof/>
            <w:rPrChange w:id="298" w:author="Gaetan Gaudard" w:date="2020-05-30T15:28:00Z">
              <w:rPr>
                <w:b/>
                <w:bCs/>
                <w:noProof/>
              </w:rPr>
            </w:rPrChange>
          </w:rPr>
          <w:drawing>
            <wp:anchor distT="0" distB="0" distL="114300" distR="114300" simplePos="0" relativeHeight="251658240" behindDoc="0" locked="0" layoutInCell="1" allowOverlap="1" wp14:anchorId="6F6AAFE0" wp14:editId="0F83028F">
              <wp:simplePos x="0" y="0"/>
              <wp:positionH relativeFrom="column">
                <wp:align>center</wp:align>
              </wp:positionH>
              <wp:positionV relativeFrom="paragraph">
                <wp:posOffset>71755</wp:posOffset>
              </wp:positionV>
              <wp:extent cx="3600000" cy="2098800"/>
              <wp:effectExtent l="0" t="0" r="6985" b="9525"/>
              <wp:wrapTopAndBottom/>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xempleGraphique2-SansTitre.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600000" cy="2098800"/>
                      </a:xfrm>
                      <a:prstGeom prst="rect">
                        <a:avLst/>
                      </a:prstGeom>
                    </pic:spPr>
                  </pic:pic>
                </a:graphicData>
              </a:graphic>
              <wp14:sizeRelH relativeFrom="margin">
                <wp14:pctWidth>0</wp14:pctWidth>
              </wp14:sizeRelH>
              <wp14:sizeRelV relativeFrom="margin">
                <wp14:pctHeight>0</wp14:pctHeight>
              </wp14:sizeRelV>
            </wp:anchor>
          </w:drawing>
        </w:r>
      </w:del>
      <w:bookmarkStart w:id="299" w:name="_Toc41730621"/>
      <w:bookmarkEnd w:id="299"/>
    </w:p>
    <w:p w14:paraId="09002F3C" w14:textId="77777777" w:rsidR="007865CB" w:rsidRDefault="007865CB">
      <w:pPr>
        <w:widowControl/>
        <w:suppressAutoHyphens w:val="0"/>
        <w:autoSpaceDN/>
        <w:textAlignment w:val="auto"/>
        <w:rPr>
          <w:rFonts w:ascii="Arial" w:eastAsia="Times New Roman" w:hAnsi="Arial" w:cs="Arial"/>
          <w:b/>
          <w:bCs/>
          <w:iCs/>
          <w:sz w:val="28"/>
          <w:szCs w:val="28"/>
          <w:u w:val="single"/>
        </w:rPr>
      </w:pPr>
      <w:r>
        <w:br w:type="page"/>
      </w:r>
    </w:p>
    <w:p w14:paraId="0A670D39" w14:textId="310ADE55" w:rsidR="009D6617" w:rsidRPr="00EB1207" w:rsidRDefault="009D5680" w:rsidP="007865CB">
      <w:pPr>
        <w:pStyle w:val="MonTitreSection"/>
        <w:rPr>
          <w:ins w:id="300" w:author="Gaetan Gaudard" w:date="2020-05-30T11:40:00Z"/>
          <w:rPrChange w:id="301" w:author="Gaetan Gaudard" w:date="2020-05-30T15:28:00Z">
            <w:rPr>
              <w:ins w:id="302" w:author="Gaetan Gaudard" w:date="2020-05-30T11:40:00Z"/>
            </w:rPr>
          </w:rPrChange>
        </w:rPr>
        <w:pPrChange w:id="303" w:author="Gaetan Gaudard" w:date="2020-05-30T11:41:00Z">
          <w:pPr/>
        </w:pPrChange>
      </w:pPr>
      <w:bookmarkStart w:id="304" w:name="_Toc41838504"/>
      <w:ins w:id="305" w:author="Gaetan Gaudard" w:date="2020-05-30T11:39:00Z">
        <w:r w:rsidRPr="00EB1207">
          <w:rPr>
            <w:rPrChange w:id="306" w:author="Gaetan Gaudard" w:date="2020-05-30T15:28:00Z">
              <w:rPr>
                <w:rFonts w:ascii="Times New Roman" w:hAnsi="Times New Roman" w:cs="Times New Roman"/>
                <w:b/>
                <w:bCs/>
                <w:iCs/>
                <w:kern w:val="0"/>
              </w:rPr>
            </w:rPrChange>
          </w:rPr>
          <w:lastRenderedPageBreak/>
          <w:t>Fonctionnement des codes</w:t>
        </w:r>
      </w:ins>
      <w:ins w:id="307" w:author="Gaetan Gaudard" w:date="2020-05-30T11:40:00Z">
        <w:r w:rsidRPr="00EB1207">
          <w:rPr>
            <w:rPrChange w:id="308" w:author="Gaetan Gaudard" w:date="2020-05-30T15:28:00Z">
              <w:rPr>
                <w:rFonts w:ascii="Times New Roman" w:hAnsi="Times New Roman" w:cs="Times New Roman"/>
                <w:b/>
                <w:bCs/>
                <w:iCs/>
                <w:kern w:val="0"/>
              </w:rPr>
            </w:rPrChange>
          </w:rPr>
          <w:t>-</w:t>
        </w:r>
      </w:ins>
      <w:ins w:id="309" w:author="Gaetan Gaudard" w:date="2020-05-30T11:39:00Z">
        <w:r w:rsidRPr="00EB1207">
          <w:rPr>
            <w:rPrChange w:id="310" w:author="Gaetan Gaudard" w:date="2020-05-30T15:28:00Z">
              <w:rPr>
                <w:rFonts w:ascii="Times New Roman" w:hAnsi="Times New Roman" w:cs="Times New Roman"/>
                <w:b/>
                <w:bCs/>
                <w:iCs/>
                <w:kern w:val="0"/>
              </w:rPr>
            </w:rPrChange>
          </w:rPr>
          <w:t>barres</w:t>
        </w:r>
      </w:ins>
      <w:bookmarkEnd w:id="304"/>
    </w:p>
    <w:p w14:paraId="4AD83A9B" w14:textId="1979C696" w:rsidR="005C5039" w:rsidRPr="00EB1207" w:rsidRDefault="009D5680">
      <w:pPr>
        <w:pStyle w:val="MonParagraphe"/>
        <w:rPr>
          <w:ins w:id="311" w:author="Gaetan Gaudard" w:date="2020-05-30T11:41:00Z"/>
        </w:rPr>
      </w:pPr>
      <w:ins w:id="312" w:author="Gaetan Gaudard" w:date="2020-05-30T11:39:00Z">
        <w:r w:rsidRPr="00EB1207">
          <w:t xml:space="preserve">Les codes-barres rencontrés dans la grande distribution sont en réalité des CUP encodés numériquement sous forme de codes-barres et composés de 8, 12 ou 13 chiffres en fonction des pays et des normes. En </w:t>
        </w:r>
      </w:ins>
      <w:ins w:id="313" w:author="Gaetan Gaudard" w:date="2020-05-30T11:41:00Z">
        <w:r w:rsidR="005C5039" w:rsidRPr="00EB1207">
          <w:t>France</w:t>
        </w:r>
      </w:ins>
      <w:ins w:id="314" w:author="Gaetan Gaudard" w:date="2020-05-30T11:39:00Z">
        <w:r w:rsidRPr="00EB1207">
          <w:t xml:space="preserve">, nous utilisons principalement un CUP de 13 chiffres, dénommé EAN 13. Ce code apporte des informations sur </w:t>
        </w:r>
      </w:ins>
      <w:ins w:id="315" w:author="Gaetan Gaudard" w:date="2020-05-30T11:41:00Z">
        <w:r w:rsidR="005C5039" w:rsidRPr="00EB1207">
          <w:t>le produit</w:t>
        </w:r>
      </w:ins>
      <w:ins w:id="316" w:author="Gaetan Gaudard" w:date="2020-05-30T11:39:00Z">
        <w:r w:rsidRPr="00EB1207">
          <w:t xml:space="preserve">. Les deux ou trois premiers chiffres correspondent au pays de provenance. Les 4 ou 5 suivants </w:t>
        </w:r>
      </w:ins>
      <w:r w:rsidR="007865CB">
        <w:t>correspondent au</w:t>
      </w:r>
      <w:ins w:id="317" w:author="Gaetan Gaudard" w:date="2020-05-30T11:39:00Z">
        <w:r w:rsidRPr="00EB1207">
          <w:t xml:space="preserve"> numéro de membre de l’entreprise participant au système EAN. Les 4 ou 5 suivants </w:t>
        </w:r>
      </w:ins>
      <w:r w:rsidR="007865CB">
        <w:t>correspondent au</w:t>
      </w:r>
      <w:ins w:id="318" w:author="Gaetan Gaudard" w:date="2020-05-30T11:39:00Z">
        <w:r w:rsidRPr="00EB1207">
          <w:t xml:space="preserve"> numéro d’article. Le treizième est une clé de contrôle calculée en fonction des douze précédents.</w:t>
        </w:r>
      </w:ins>
    </w:p>
    <w:p w14:paraId="1F4E5FE0" w14:textId="5A847E78" w:rsidR="005C5039" w:rsidRPr="00EB1207" w:rsidRDefault="005F50D4" w:rsidP="005F50D4">
      <w:pPr>
        <w:pStyle w:val="MonParagraphe"/>
        <w:jc w:val="center"/>
        <w:rPr>
          <w:ins w:id="319" w:author="Gaetan Gaudard" w:date="2020-05-30T11:45:00Z"/>
        </w:rPr>
      </w:pPr>
      <w:ins w:id="320" w:author="Gaetan Gaudard" w:date="2020-05-30T11:42:00Z">
        <w:r w:rsidRPr="00EB1207">
          <w:rPr>
            <w:noProof/>
            <w:rPrChange w:id="321" w:author="Gaetan Gaudard" w:date="2020-05-30T15:28:00Z">
              <w:rPr>
                <w:noProof/>
              </w:rPr>
            </w:rPrChange>
          </w:rPr>
          <w:drawing>
            <wp:inline distT="0" distB="0" distL="0" distR="0" wp14:anchorId="7D890577" wp14:editId="0CA39966">
              <wp:extent cx="2849880" cy="1714500"/>
              <wp:effectExtent l="0" t="0" r="762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49880" cy="1714500"/>
                      </a:xfrm>
                      <a:prstGeom prst="rect">
                        <a:avLst/>
                      </a:prstGeom>
                      <a:noFill/>
                      <a:ln>
                        <a:noFill/>
                      </a:ln>
                    </pic:spPr>
                  </pic:pic>
                </a:graphicData>
              </a:graphic>
            </wp:inline>
          </w:drawing>
        </w:r>
      </w:ins>
    </w:p>
    <w:p w14:paraId="27F49DFB" w14:textId="77777777" w:rsidR="006D6C63" w:rsidRPr="00EB1207" w:rsidRDefault="006D6C63" w:rsidP="005F50D4">
      <w:pPr>
        <w:pStyle w:val="MonParagraphe"/>
        <w:jc w:val="center"/>
        <w:rPr>
          <w:ins w:id="322" w:author="Gaetan Gaudard" w:date="2020-05-30T11:43:00Z"/>
        </w:rPr>
      </w:pPr>
    </w:p>
    <w:p w14:paraId="224F6C3E" w14:textId="51DD8E07" w:rsidR="009D5680" w:rsidRPr="00EB1207" w:rsidRDefault="00D4229A" w:rsidP="006D6C63">
      <w:pPr>
        <w:pStyle w:val="Figure"/>
        <w:rPr>
          <w:ins w:id="323" w:author="Gaetan Gaudard" w:date="2020-05-30T11:45:00Z"/>
        </w:rPr>
      </w:pPr>
      <w:ins w:id="324" w:author="Gaetan Gaudard" w:date="2020-05-30T11:43:00Z">
        <w:r w:rsidRPr="00EB1207">
          <w:t xml:space="preserve">Figure 1 : </w:t>
        </w:r>
        <w:r w:rsidR="00E0130A" w:rsidRPr="00EB1207">
          <w:t>Sign</w:t>
        </w:r>
      </w:ins>
      <w:ins w:id="325" w:author="Gaetan Gaudard" w:date="2020-05-30T11:44:00Z">
        <w:r w:rsidR="00E0130A" w:rsidRPr="00EB1207">
          <w:t xml:space="preserve">ification des chiffres </w:t>
        </w:r>
        <w:r w:rsidR="003342AD" w:rsidRPr="00EB1207">
          <w:t>du code-barres</w:t>
        </w:r>
      </w:ins>
      <w:r w:rsidR="00AE414E">
        <w:t xml:space="preserve">. </w:t>
      </w:r>
      <w:proofErr w:type="spellStart"/>
      <w:r w:rsidR="00325C9B">
        <w:t>R</w:t>
      </w:r>
      <w:r w:rsidR="00AE414E">
        <w:t>ef</w:t>
      </w:r>
      <w:proofErr w:type="spellEnd"/>
      <w:r w:rsidR="00AE414E">
        <w:t>[3]</w:t>
      </w:r>
    </w:p>
    <w:p w14:paraId="7BBDF212" w14:textId="77777777" w:rsidR="006D6C63" w:rsidRPr="00EB1207" w:rsidRDefault="006D6C63">
      <w:pPr>
        <w:pStyle w:val="Figure"/>
        <w:rPr>
          <w:ins w:id="326" w:author="Gaetan Gaudard" w:date="2020-05-30T11:39:00Z"/>
          <w:rPrChange w:id="327" w:author="Gaetan Gaudard" w:date="2020-05-30T15:28:00Z">
            <w:rPr>
              <w:ins w:id="328" w:author="Gaetan Gaudard" w:date="2020-05-30T11:39:00Z"/>
            </w:rPr>
          </w:rPrChange>
        </w:rPr>
        <w:pPrChange w:id="329" w:author="Gaetan Gaudard" w:date="2020-05-30T11:45:00Z">
          <w:pPr>
            <w:pStyle w:val="NormalWeb"/>
            <w:spacing w:before="0" w:beforeAutospacing="0" w:after="240" w:afterAutospacing="0"/>
            <w:jc w:val="center"/>
          </w:pPr>
        </w:pPrChange>
      </w:pPr>
    </w:p>
    <w:p w14:paraId="2765CA96" w14:textId="1D07EAEC" w:rsidR="002B7ADB" w:rsidRPr="00EB1207" w:rsidRDefault="009D5680">
      <w:pPr>
        <w:pStyle w:val="MonParagraphe"/>
        <w:rPr>
          <w:ins w:id="330" w:author="Gaetan Gaudard" w:date="2020-05-30T11:39:00Z"/>
          <w:rPrChange w:id="331" w:author="Gaetan Gaudard" w:date="2020-05-30T15:28:00Z">
            <w:rPr>
              <w:ins w:id="332" w:author="Gaetan Gaudard" w:date="2020-05-30T11:39:00Z"/>
            </w:rPr>
          </w:rPrChange>
        </w:rPr>
        <w:pPrChange w:id="333" w:author="Gaetan Gaudard" w:date="2020-05-30T11:50:00Z">
          <w:pPr>
            <w:pStyle w:val="NormalWeb"/>
            <w:spacing w:before="0" w:beforeAutospacing="0" w:after="240" w:afterAutospacing="0"/>
            <w:jc w:val="both"/>
          </w:pPr>
        </w:pPrChange>
      </w:pPr>
      <w:ins w:id="334" w:author="Gaetan Gaudard" w:date="2020-05-30T11:39:00Z">
        <w:r w:rsidRPr="00EB1207">
          <w:rPr>
            <w:rPrChange w:id="335" w:author="Gaetan Gaudard" w:date="2020-05-30T15:28:00Z">
              <w:rPr/>
            </w:rPrChange>
          </w:rPr>
          <w:t>Notre application se concentrera uniquement sur le décryptage des EAN13 car ce sont les plus répandus dans l’industrie agroalimentaire. La lecture du code-barre</w:t>
        </w:r>
      </w:ins>
      <w:ins w:id="336" w:author="Gaetan Gaudard" w:date="2020-05-30T11:47:00Z">
        <w:r w:rsidR="00C53EEF" w:rsidRPr="00EB1207">
          <w:rPr>
            <w:rPrChange w:id="337" w:author="Gaetan Gaudard" w:date="2020-05-30T15:28:00Z">
              <w:rPr/>
            </w:rPrChange>
          </w:rPr>
          <w:t>s</w:t>
        </w:r>
      </w:ins>
      <w:ins w:id="338" w:author="Gaetan Gaudard" w:date="2020-05-30T11:39:00Z">
        <w:r w:rsidRPr="00EB1207">
          <w:rPr>
            <w:rPrChange w:id="339" w:author="Gaetan Gaudard" w:date="2020-05-30T15:28:00Z">
              <w:rPr/>
            </w:rPrChange>
          </w:rPr>
          <w:t xml:space="preserve"> par un scanner permet de retrouver les 13 chiffres propres au produit scanné. Sur le site e-commerce-nation</w:t>
        </w:r>
      </w:ins>
      <w:r w:rsidR="00325C9B">
        <w:t xml:space="preserve"> (</w:t>
      </w:r>
      <w:proofErr w:type="spellStart"/>
      <w:r w:rsidR="00325C9B">
        <w:t>Ref</w:t>
      </w:r>
      <w:proofErr w:type="spellEnd"/>
      <w:r w:rsidR="00325C9B">
        <w:t>[9]),</w:t>
      </w:r>
      <w:ins w:id="340" w:author="Gaetan Gaudard" w:date="2020-05-30T11:39:00Z">
        <w:r w:rsidRPr="00EB1207">
          <w:rPr>
            <w:rPrChange w:id="341" w:author="Gaetan Gaudard" w:date="2020-05-30T15:28:00Z">
              <w:rPr/>
            </w:rPrChange>
          </w:rPr>
          <w:t xml:space="preserve"> on apprend qu’aujourd’hui la lecture optique du code-barres n’enregistre pas seulement la transaction. Elle déclenche aussi une incroyable cascade d’opérations, depuis l’enregistrement des données d’achats des clients jusqu’à la gestion des stocks</w:t>
        </w:r>
      </w:ins>
      <w:r w:rsidR="00325C9B">
        <w:t xml:space="preserve"> et</w:t>
      </w:r>
      <w:ins w:id="342" w:author="Gaetan Gaudard" w:date="2020-05-30T11:39:00Z">
        <w:r w:rsidRPr="00EB1207">
          <w:rPr>
            <w:rPrChange w:id="343" w:author="Gaetan Gaudard" w:date="2020-05-30T15:28:00Z">
              <w:rPr/>
            </w:rPrChange>
          </w:rPr>
          <w:t xml:space="preserve"> les commandes de réapprovisionnement automatiqu</w:t>
        </w:r>
      </w:ins>
      <w:r w:rsidR="00325C9B">
        <w:t>e.</w:t>
      </w:r>
    </w:p>
    <w:p w14:paraId="300803A3" w14:textId="0E8F8D62" w:rsidR="005B661A" w:rsidRPr="00EB1207" w:rsidRDefault="009D5680">
      <w:pPr>
        <w:pStyle w:val="MonParagraphe"/>
        <w:rPr>
          <w:ins w:id="344" w:author="Gaetan Gaudard" w:date="2020-05-30T11:51:00Z"/>
          <w:rPrChange w:id="345" w:author="Gaetan Gaudard" w:date="2020-05-30T15:28:00Z">
            <w:rPr>
              <w:ins w:id="346" w:author="Gaetan Gaudard" w:date="2020-05-30T11:51:00Z"/>
              <w:rFonts w:ascii="Arial" w:hAnsi="Arial" w:cs="Arial"/>
              <w:i/>
              <w:iCs/>
              <w:color w:val="FF0000"/>
              <w:sz w:val="22"/>
              <w:szCs w:val="22"/>
            </w:rPr>
          </w:rPrChange>
        </w:rPr>
        <w:pPrChange w:id="347" w:author="Gaetan Gaudard" w:date="2020-05-30T11:52:00Z">
          <w:pPr>
            <w:pStyle w:val="NormalWeb"/>
            <w:spacing w:before="0" w:beforeAutospacing="0" w:after="240" w:afterAutospacing="0"/>
            <w:jc w:val="both"/>
            <w:textAlignment w:val="baseline"/>
          </w:pPr>
        </w:pPrChange>
      </w:pPr>
      <w:ins w:id="348" w:author="Gaetan Gaudard" w:date="2020-05-30T11:39:00Z">
        <w:r w:rsidRPr="00EB1207">
          <w:rPr>
            <w:rPrChange w:id="349" w:author="Gaetan Gaudard" w:date="2020-05-30T15:28:00Z">
              <w:rPr/>
            </w:rPrChange>
          </w:rPr>
          <w:t>Pour le décodage des EAN13, on peut exploiter les propriétés et normes suivantes :</w:t>
        </w:r>
      </w:ins>
    </w:p>
    <w:p w14:paraId="25CCB5CF" w14:textId="79A1D94B" w:rsidR="005B661A" w:rsidRPr="00EB1207" w:rsidRDefault="005B661A">
      <w:pPr>
        <w:pStyle w:val="MonParagraphe"/>
        <w:numPr>
          <w:ilvl w:val="0"/>
          <w:numId w:val="13"/>
        </w:numPr>
        <w:rPr>
          <w:ins w:id="350" w:author="Gaetan Gaudard" w:date="2020-05-30T11:51:00Z"/>
          <w:u w:val="single"/>
          <w:rPrChange w:id="351" w:author="Gaetan Gaudard" w:date="2020-05-30T15:28:00Z">
            <w:rPr>
              <w:ins w:id="352" w:author="Gaetan Gaudard" w:date="2020-05-30T11:51:00Z"/>
              <w:rFonts w:ascii="Arial" w:hAnsi="Arial" w:cs="Arial"/>
              <w:i/>
              <w:iCs/>
              <w:color w:val="FF0000"/>
              <w:sz w:val="22"/>
              <w:szCs w:val="22"/>
            </w:rPr>
          </w:rPrChange>
        </w:rPr>
        <w:pPrChange w:id="353" w:author="Gaetan Gaudard" w:date="2020-05-30T11:55:00Z">
          <w:pPr>
            <w:pStyle w:val="NormalWeb"/>
            <w:numPr>
              <w:numId w:val="12"/>
            </w:numPr>
            <w:tabs>
              <w:tab w:val="num" w:pos="720"/>
            </w:tabs>
            <w:spacing w:before="0" w:beforeAutospacing="0" w:after="240" w:afterAutospacing="0"/>
            <w:ind w:left="720" w:hanging="360"/>
            <w:jc w:val="both"/>
            <w:textAlignment w:val="baseline"/>
          </w:pPr>
        </w:pPrChange>
      </w:pPr>
      <w:ins w:id="354" w:author="Gaetan Gaudard" w:date="2020-05-30T11:51:00Z">
        <w:r w:rsidRPr="00EB1207">
          <w:rPr>
            <w:u w:val="single"/>
            <w:rPrChange w:id="355" w:author="Gaetan Gaudard" w:date="2020-05-30T15:28:00Z">
              <w:rPr>
                <w:rFonts w:ascii="Arial" w:hAnsi="Arial" w:cs="Arial"/>
                <w:i/>
                <w:iCs/>
                <w:color w:val="FF0000"/>
              </w:rPr>
            </w:rPrChange>
          </w:rPr>
          <w:t>La forme générale</w:t>
        </w:r>
      </w:ins>
      <w:ins w:id="356" w:author="Gaetan Gaudard" w:date="2020-05-30T11:55:00Z">
        <w:r w:rsidR="003E51C4" w:rsidRPr="00EB1207">
          <w:rPr>
            <w:rPrChange w:id="357" w:author="Gaetan Gaudard" w:date="2020-05-30T15:28:00Z">
              <w:rPr>
                <w:u w:val="single"/>
              </w:rPr>
            </w:rPrChange>
          </w:rPr>
          <w:t> :</w:t>
        </w:r>
      </w:ins>
    </w:p>
    <w:p w14:paraId="3F124838" w14:textId="77777777" w:rsidR="009D5680" w:rsidRPr="00EB1207" w:rsidRDefault="009D5680">
      <w:pPr>
        <w:pStyle w:val="MonParagraphe"/>
        <w:rPr>
          <w:ins w:id="358" w:author="Gaetan Gaudard" w:date="2020-05-30T11:39:00Z"/>
          <w:rPrChange w:id="359" w:author="Gaetan Gaudard" w:date="2020-05-30T15:28:00Z">
            <w:rPr>
              <w:ins w:id="360" w:author="Gaetan Gaudard" w:date="2020-05-30T11:39:00Z"/>
            </w:rPr>
          </w:rPrChange>
        </w:rPr>
        <w:pPrChange w:id="361" w:author="Gaetan Gaudard" w:date="2020-05-30T11:54:00Z">
          <w:pPr>
            <w:pStyle w:val="NormalWeb"/>
            <w:spacing w:before="0" w:beforeAutospacing="0" w:after="240" w:afterAutospacing="0"/>
            <w:jc w:val="both"/>
          </w:pPr>
        </w:pPrChange>
      </w:pPr>
      <w:ins w:id="362" w:author="Gaetan Gaudard" w:date="2020-05-30T11:39:00Z">
        <w:r w:rsidRPr="00EB1207">
          <w:rPr>
            <w:rPrChange w:id="363" w:author="Gaetan Gaudard" w:date="2020-05-30T15:28:00Z">
              <w:rPr/>
            </w:rPrChange>
          </w:rPr>
          <w:t>Les codes EAN13 sont constitués de 30 barres noires et 29 blanches.</w:t>
        </w:r>
      </w:ins>
    </w:p>
    <w:p w14:paraId="3B696F06" w14:textId="70E7F6D1" w:rsidR="009D5680" w:rsidRPr="00EB1207" w:rsidRDefault="009D5680">
      <w:pPr>
        <w:pStyle w:val="MonParagraphe"/>
        <w:numPr>
          <w:ilvl w:val="0"/>
          <w:numId w:val="13"/>
        </w:numPr>
        <w:rPr>
          <w:ins w:id="364" w:author="Gaetan Gaudard" w:date="2020-05-30T11:39:00Z"/>
          <w:u w:val="single"/>
          <w:rPrChange w:id="365" w:author="Gaetan Gaudard" w:date="2020-05-30T15:28:00Z">
            <w:rPr>
              <w:ins w:id="366" w:author="Gaetan Gaudard" w:date="2020-05-30T11:39:00Z"/>
            </w:rPr>
          </w:rPrChange>
        </w:rPr>
        <w:pPrChange w:id="367" w:author="Gaetan Gaudard" w:date="2020-05-30T11:55:00Z">
          <w:pPr>
            <w:pStyle w:val="NormalWeb"/>
            <w:numPr>
              <w:numId w:val="8"/>
            </w:numPr>
            <w:tabs>
              <w:tab w:val="num" w:pos="720"/>
            </w:tabs>
            <w:spacing w:before="0" w:beforeAutospacing="0" w:after="240" w:afterAutospacing="0"/>
            <w:ind w:left="720" w:hanging="360"/>
            <w:jc w:val="both"/>
            <w:textAlignment w:val="baseline"/>
          </w:pPr>
        </w:pPrChange>
      </w:pPr>
      <w:ins w:id="368" w:author="Gaetan Gaudard" w:date="2020-05-30T11:39:00Z">
        <w:r w:rsidRPr="00EB1207">
          <w:rPr>
            <w:u w:val="single"/>
            <w:rPrChange w:id="369" w:author="Gaetan Gaudard" w:date="2020-05-30T15:28:00Z">
              <w:rPr/>
            </w:rPrChange>
          </w:rPr>
          <w:t>Les motifs de garde</w:t>
        </w:r>
      </w:ins>
      <w:ins w:id="370" w:author="Gaetan Gaudard" w:date="2020-05-30T11:55:00Z">
        <w:r w:rsidR="003E51C4" w:rsidRPr="00EB1207">
          <w:rPr>
            <w:rPrChange w:id="371" w:author="Gaetan Gaudard" w:date="2020-05-30T15:28:00Z">
              <w:rPr>
                <w:u w:val="single"/>
              </w:rPr>
            </w:rPrChange>
          </w:rPr>
          <w:t> :</w:t>
        </w:r>
      </w:ins>
    </w:p>
    <w:p w14:paraId="56D51B7C" w14:textId="44A9DBF0" w:rsidR="009D5680" w:rsidRPr="00EB1207" w:rsidRDefault="009D5680">
      <w:pPr>
        <w:pStyle w:val="MonParagraphe"/>
        <w:rPr>
          <w:ins w:id="372" w:author="Gaetan Gaudard" w:date="2020-05-30T11:39:00Z"/>
          <w:rPrChange w:id="373" w:author="Gaetan Gaudard" w:date="2020-05-30T15:28:00Z">
            <w:rPr>
              <w:ins w:id="374" w:author="Gaetan Gaudard" w:date="2020-05-30T11:39:00Z"/>
            </w:rPr>
          </w:rPrChange>
        </w:rPr>
        <w:pPrChange w:id="375" w:author="Gaetan Gaudard" w:date="2020-05-30T11:41:00Z">
          <w:pPr>
            <w:pStyle w:val="NormalWeb"/>
            <w:spacing w:before="0" w:beforeAutospacing="0" w:after="240" w:afterAutospacing="0"/>
            <w:jc w:val="both"/>
          </w:pPr>
        </w:pPrChange>
      </w:pPr>
      <w:ins w:id="376" w:author="Gaetan Gaudard" w:date="2020-05-30T11:39:00Z">
        <w:r w:rsidRPr="00EB1207">
          <w:rPr>
            <w:rPrChange w:id="377" w:author="Gaetan Gaudard" w:date="2020-05-30T15:28:00Z">
              <w:rPr/>
            </w:rPrChange>
          </w:rPr>
          <w:t>Un motif de garde est répété au centre (noté M dans la suite) à gauche (noté S) et à droite (noté E) du code</w:t>
        </w:r>
      </w:ins>
      <w:ins w:id="378" w:author="Gaetan Gaudard" w:date="2020-05-30T11:56:00Z">
        <w:r w:rsidR="007C3000" w:rsidRPr="00EB1207">
          <w:rPr>
            <w:rPrChange w:id="379" w:author="Gaetan Gaudard" w:date="2020-05-30T15:28:00Z">
              <w:rPr/>
            </w:rPrChange>
          </w:rPr>
          <w:t>-</w:t>
        </w:r>
      </w:ins>
      <w:ins w:id="380" w:author="Gaetan Gaudard" w:date="2020-05-30T11:39:00Z">
        <w:r w:rsidRPr="00EB1207">
          <w:rPr>
            <w:rPrChange w:id="381" w:author="Gaetan Gaudard" w:date="2020-05-30T15:28:00Z">
              <w:rPr/>
            </w:rPrChange>
          </w:rPr>
          <w:t>barre</w:t>
        </w:r>
      </w:ins>
      <w:ins w:id="382" w:author="Gaetan Gaudard" w:date="2020-05-30T11:56:00Z">
        <w:r w:rsidR="007C3000" w:rsidRPr="00EB1207">
          <w:rPr>
            <w:rPrChange w:id="383" w:author="Gaetan Gaudard" w:date="2020-05-30T15:28:00Z">
              <w:rPr/>
            </w:rPrChange>
          </w:rPr>
          <w:t>s</w:t>
        </w:r>
      </w:ins>
      <w:ins w:id="384" w:author="Gaetan Gaudard" w:date="2020-05-30T11:39:00Z">
        <w:r w:rsidRPr="00EB1207">
          <w:rPr>
            <w:rPrChange w:id="385" w:author="Gaetan Gaudard" w:date="2020-05-30T15:28:00Z">
              <w:rPr/>
            </w:rPrChange>
          </w:rPr>
          <w:t xml:space="preserve">. Les barres de ces motifs sont souvent plus grandes que les autres, mais ce n’est pas systématique. La largeur de ces barres est une dimension de référence : c’est la largeur élémentaire. Le motif centrale M est constitué de 5 largeurs élémentaires (blanc-noir-blanc-noir-blanc) tandis que les motifs S et E aux </w:t>
        </w:r>
      </w:ins>
      <w:ins w:id="386" w:author="Gaetan Gaudard" w:date="2020-05-30T11:56:00Z">
        <w:r w:rsidR="007C3000" w:rsidRPr="00EB1207">
          <w:rPr>
            <w:rPrChange w:id="387" w:author="Gaetan Gaudard" w:date="2020-05-30T15:28:00Z">
              <w:rPr/>
            </w:rPrChange>
          </w:rPr>
          <w:t>extrémités sont</w:t>
        </w:r>
      </w:ins>
      <w:ins w:id="388" w:author="Gaetan Gaudard" w:date="2020-05-30T11:39:00Z">
        <w:r w:rsidRPr="00EB1207">
          <w:rPr>
            <w:rPrChange w:id="389" w:author="Gaetan Gaudard" w:date="2020-05-30T15:28:00Z">
              <w:rPr/>
            </w:rPrChange>
          </w:rPr>
          <w:t xml:space="preserve"> constitués de seulement 3 largeurs élémentaires (noir-blanc-noir)</w:t>
        </w:r>
      </w:ins>
    </w:p>
    <w:p w14:paraId="488C49E0" w14:textId="71BB9A83" w:rsidR="009D5680" w:rsidRPr="00EB1207" w:rsidRDefault="009D5680">
      <w:pPr>
        <w:pStyle w:val="MonParagraphe"/>
        <w:numPr>
          <w:ilvl w:val="0"/>
          <w:numId w:val="13"/>
        </w:numPr>
        <w:rPr>
          <w:ins w:id="390" w:author="Gaetan Gaudard" w:date="2020-05-30T11:39:00Z"/>
          <w:rPrChange w:id="391" w:author="Gaetan Gaudard" w:date="2020-05-30T15:28:00Z">
            <w:rPr>
              <w:ins w:id="392" w:author="Gaetan Gaudard" w:date="2020-05-30T11:39:00Z"/>
            </w:rPr>
          </w:rPrChange>
        </w:rPr>
        <w:pPrChange w:id="393" w:author="Gaetan Gaudard" w:date="2020-05-30T11:57:00Z">
          <w:pPr>
            <w:pStyle w:val="NormalWeb"/>
            <w:numPr>
              <w:numId w:val="9"/>
            </w:numPr>
            <w:tabs>
              <w:tab w:val="num" w:pos="720"/>
            </w:tabs>
            <w:spacing w:before="0" w:beforeAutospacing="0" w:after="240" w:afterAutospacing="0"/>
            <w:ind w:left="720" w:hanging="360"/>
            <w:jc w:val="both"/>
            <w:textAlignment w:val="baseline"/>
          </w:pPr>
        </w:pPrChange>
      </w:pPr>
      <w:ins w:id="394" w:author="Gaetan Gaudard" w:date="2020-05-30T11:39:00Z">
        <w:r w:rsidRPr="00EB1207">
          <w:rPr>
            <w:u w:val="single"/>
            <w:rPrChange w:id="395" w:author="Gaetan Gaudard" w:date="2020-05-30T15:28:00Z">
              <w:rPr/>
            </w:rPrChange>
          </w:rPr>
          <w:t>L’encodage des chiffres</w:t>
        </w:r>
      </w:ins>
      <w:ins w:id="396" w:author="Gaetan Gaudard" w:date="2020-05-30T11:57:00Z">
        <w:r w:rsidR="007C3000" w:rsidRPr="00EB1207">
          <w:rPr>
            <w:rPrChange w:id="397" w:author="Gaetan Gaudard" w:date="2020-05-30T15:28:00Z">
              <w:rPr/>
            </w:rPrChange>
          </w:rPr>
          <w:t> :</w:t>
        </w:r>
      </w:ins>
    </w:p>
    <w:p w14:paraId="48FAEA72" w14:textId="77777777" w:rsidR="009D5680" w:rsidRPr="00EB1207" w:rsidRDefault="009D5680">
      <w:pPr>
        <w:pStyle w:val="MonParagraphe"/>
        <w:rPr>
          <w:ins w:id="398" w:author="Gaetan Gaudard" w:date="2020-05-30T11:39:00Z"/>
          <w:rPrChange w:id="399" w:author="Gaetan Gaudard" w:date="2020-05-30T15:28:00Z">
            <w:rPr>
              <w:ins w:id="400" w:author="Gaetan Gaudard" w:date="2020-05-30T11:39:00Z"/>
            </w:rPr>
          </w:rPrChange>
        </w:rPr>
        <w:pPrChange w:id="401" w:author="Gaetan Gaudard" w:date="2020-05-30T11:41:00Z">
          <w:pPr>
            <w:pStyle w:val="NormalWeb"/>
            <w:spacing w:before="0" w:beforeAutospacing="0" w:after="240" w:afterAutospacing="0"/>
            <w:jc w:val="both"/>
          </w:pPr>
        </w:pPrChange>
      </w:pPr>
      <w:ins w:id="402" w:author="Gaetan Gaudard" w:date="2020-05-30T11:39:00Z">
        <w:r w:rsidRPr="00EB1207">
          <w:rPr>
            <w:rPrChange w:id="403" w:author="Gaetan Gaudard" w:date="2020-05-30T15:28:00Z">
              <w:rPr/>
            </w:rPrChange>
          </w:rPr>
          <w:t>Les chiffres sont encodés en binaire avec 3 tables différentes, notées L, G et R dans la suite. Un chiffre est composé de 7 largeurs élémentaires, répartis dans 4 barres (dans l’ordre noir-blanc-noir-blanc pour la table R, et dans l’ordre blanc-noir-blanc-noir pour les tables L et G). Une largeur élémentaire noir correspond à un bit de valeur 1, tandis qu’une largeur élémentaire blanche correspond à un bit de valeur 0.</w:t>
        </w:r>
      </w:ins>
    </w:p>
    <w:p w14:paraId="5D00E99C" w14:textId="1E63B29D" w:rsidR="009D5680" w:rsidRPr="00EB1207" w:rsidRDefault="009D5680" w:rsidP="005C5039">
      <w:pPr>
        <w:pStyle w:val="MonParagraphe"/>
        <w:rPr>
          <w:ins w:id="404" w:author="Gaetan Gaudard" w:date="2020-05-30T12:01:00Z"/>
        </w:rPr>
      </w:pPr>
      <w:ins w:id="405" w:author="Gaetan Gaudard" w:date="2020-05-30T11:39:00Z">
        <w:r w:rsidRPr="00EB1207">
          <w:t>On peut séparer les 13 chiffres du code en 3 groupes : le premier chiffre qui n’est pas codé avec la largeur des barres, les 6 chiffres entre S et M qui sont codées avec les tables L et G, et enfin les 6 derniers chiffres, codés avec la table R. Le premier chiffre détermine quelles tables sont utilisées (entre L et G) pour encoder les 6 chiffres suivants</w:t>
        </w:r>
      </w:ins>
      <w:r w:rsidR="005C28BE">
        <w:t xml:space="preserve"> (entre S et M)</w:t>
      </w:r>
      <w:ins w:id="406" w:author="Gaetan Gaudard" w:date="2020-05-30T11:39:00Z">
        <w:r w:rsidRPr="00EB1207">
          <w:t>:</w:t>
        </w:r>
      </w:ins>
    </w:p>
    <w:p w14:paraId="734C4861" w14:textId="77777777" w:rsidR="00CC5C9B" w:rsidRPr="00EB1207" w:rsidRDefault="00CC5C9B">
      <w:pPr>
        <w:pStyle w:val="MonParagraphe"/>
        <w:rPr>
          <w:ins w:id="407" w:author="Gaetan Gaudard" w:date="2020-05-30T11:39:00Z"/>
          <w:rPrChange w:id="408" w:author="Gaetan Gaudard" w:date="2020-05-30T15:28:00Z">
            <w:rPr>
              <w:ins w:id="409" w:author="Gaetan Gaudard" w:date="2020-05-30T11:39:00Z"/>
            </w:rPr>
          </w:rPrChange>
        </w:rPr>
        <w:pPrChange w:id="410" w:author="Gaetan Gaudard" w:date="2020-05-30T11:41:00Z">
          <w:pPr>
            <w:pStyle w:val="NormalWeb"/>
            <w:spacing w:before="0" w:beforeAutospacing="0" w:after="240" w:afterAutospacing="0"/>
            <w:jc w:val="both"/>
          </w:pPr>
        </w:pPrChange>
      </w:pPr>
    </w:p>
    <w:p w14:paraId="070EE97B" w14:textId="290705F5" w:rsidR="009D5680" w:rsidRPr="00EB1207" w:rsidRDefault="009D5680" w:rsidP="00492CFD">
      <w:pPr>
        <w:pStyle w:val="MonParagraphe"/>
        <w:jc w:val="center"/>
        <w:rPr>
          <w:ins w:id="411" w:author="Gaetan Gaudard" w:date="2020-05-30T12:01:00Z"/>
        </w:rPr>
      </w:pPr>
      <w:ins w:id="412" w:author="Gaetan Gaudard" w:date="2020-05-30T11:39:00Z">
        <w:r w:rsidRPr="00EB1207">
          <w:rPr>
            <w:noProof/>
            <w:rPrChange w:id="413" w:author="Gaetan Gaudard" w:date="2020-05-30T15:28:00Z">
              <w:rPr>
                <w:noProof/>
                <w:bdr w:val="none" w:sz="0" w:space="0" w:color="auto" w:frame="1"/>
              </w:rPr>
            </w:rPrChange>
          </w:rPr>
          <w:drawing>
            <wp:inline distT="0" distB="0" distL="0" distR="0" wp14:anchorId="67C221B4" wp14:editId="1D80597F">
              <wp:extent cx="4137660" cy="242316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37660" cy="2423160"/>
                      </a:xfrm>
                      <a:prstGeom prst="rect">
                        <a:avLst/>
                      </a:prstGeom>
                      <a:noFill/>
                      <a:ln>
                        <a:noFill/>
                      </a:ln>
                    </pic:spPr>
                  </pic:pic>
                </a:graphicData>
              </a:graphic>
            </wp:inline>
          </w:drawing>
        </w:r>
      </w:ins>
    </w:p>
    <w:p w14:paraId="2A9821AD" w14:textId="77777777" w:rsidR="008F25DB" w:rsidRPr="00EB1207" w:rsidRDefault="008F25DB" w:rsidP="00492CFD">
      <w:pPr>
        <w:pStyle w:val="MonParagraphe"/>
        <w:jc w:val="center"/>
        <w:rPr>
          <w:ins w:id="414" w:author="Gaetan Gaudard" w:date="2020-05-30T12:00:00Z"/>
        </w:rPr>
      </w:pPr>
    </w:p>
    <w:p w14:paraId="4C9DEF85" w14:textId="1A8C8D48" w:rsidR="00513519" w:rsidRPr="00EB1207" w:rsidDel="00CC5C9B" w:rsidRDefault="00513519" w:rsidP="00492CFD">
      <w:pPr>
        <w:pStyle w:val="Figure"/>
        <w:rPr>
          <w:del w:id="415" w:author="Gaetan Gaudard" w:date="2020-05-30T12:01:00Z"/>
        </w:rPr>
      </w:pPr>
    </w:p>
    <w:p w14:paraId="3D1F0C53" w14:textId="0DB08D43" w:rsidR="00492CFD" w:rsidRPr="00EB1207" w:rsidRDefault="00492CFD" w:rsidP="00492CFD">
      <w:pPr>
        <w:pStyle w:val="Figure"/>
        <w:rPr>
          <w:ins w:id="416" w:author="Gaetan Gaudard" w:date="2020-05-30T12:01:00Z"/>
        </w:rPr>
      </w:pPr>
      <w:ins w:id="417" w:author="Gaetan Gaudard" w:date="2020-05-30T12:00:00Z">
        <w:r w:rsidRPr="00EB1207">
          <w:t xml:space="preserve">Figure </w:t>
        </w:r>
        <w:r w:rsidR="00D1266C" w:rsidRPr="00EB1207">
          <w:t>2 : Tables de décodage utilisé</w:t>
        </w:r>
      </w:ins>
      <w:ins w:id="418" w:author="Gaetan Gaudard" w:date="2020-05-30T12:01:00Z">
        <w:r w:rsidR="00D1266C" w:rsidRPr="00EB1207">
          <w:t xml:space="preserve">es en fonction </w:t>
        </w:r>
        <w:r w:rsidR="008F25DB" w:rsidRPr="00EB1207">
          <w:t>du premier chiffre</w:t>
        </w:r>
      </w:ins>
      <w:r w:rsidR="005C28BE">
        <w:t xml:space="preserve">. </w:t>
      </w:r>
      <w:proofErr w:type="spellStart"/>
      <w:r w:rsidR="005C28BE">
        <w:t>Ref</w:t>
      </w:r>
      <w:proofErr w:type="spellEnd"/>
      <w:r w:rsidR="005C28BE">
        <w:t>[4]</w:t>
      </w:r>
    </w:p>
    <w:p w14:paraId="5925200F" w14:textId="77777777" w:rsidR="005C28BE" w:rsidRDefault="005C28BE" w:rsidP="005C28BE">
      <w:pPr>
        <w:pStyle w:val="MonParagraphe"/>
        <w:ind w:firstLine="0"/>
      </w:pPr>
    </w:p>
    <w:p w14:paraId="4CC13B70" w14:textId="2E89022C" w:rsidR="00A838E9" w:rsidRPr="00EB1207" w:rsidRDefault="002B3AF5" w:rsidP="005C28BE">
      <w:pPr>
        <w:pStyle w:val="MonParagraphe"/>
        <w:rPr>
          <w:ins w:id="419" w:author="Gaetan Gaudard" w:date="2020-05-30T12:16:00Z"/>
        </w:rPr>
      </w:pPr>
      <w:ins w:id="420" w:author="Gaetan Gaudard" w:date="2020-05-30T12:06:00Z">
        <w:r w:rsidRPr="00EB1207">
          <w:t>Le premier chiffre n’étant pas cod</w:t>
        </w:r>
      </w:ins>
      <w:ins w:id="421" w:author="Gaetan Gaudard" w:date="2020-05-30T12:08:00Z">
        <w:r w:rsidR="00751CC2" w:rsidRPr="00EB1207">
          <w:t>é</w:t>
        </w:r>
      </w:ins>
      <w:ins w:id="422" w:author="Gaetan Gaudard" w:date="2020-05-30T12:07:00Z">
        <w:r w:rsidRPr="00EB1207">
          <w:t xml:space="preserve">, </w:t>
        </w:r>
        <w:r w:rsidR="009E5854" w:rsidRPr="00EB1207">
          <w:t xml:space="preserve">il faut </w:t>
        </w:r>
      </w:ins>
      <w:ins w:id="423" w:author="Gaetan Gaudard" w:date="2020-05-30T11:39:00Z">
        <w:r w:rsidR="009D5680" w:rsidRPr="00EB1207">
          <w:t xml:space="preserve">déterminer avec quelles tables sont encodés les 6 chiffres entre S et M </w:t>
        </w:r>
      </w:ins>
      <w:ins w:id="424" w:author="Gaetan Gaudard" w:date="2020-05-30T12:07:00Z">
        <w:r w:rsidR="009E5854" w:rsidRPr="00EB1207">
          <w:t xml:space="preserve">pour </w:t>
        </w:r>
      </w:ins>
      <w:ins w:id="425" w:author="Gaetan Gaudard" w:date="2020-05-30T11:39:00Z">
        <w:r w:rsidR="009D5680" w:rsidRPr="00EB1207">
          <w:t>retrouver la valeur d</w:t>
        </w:r>
      </w:ins>
      <w:ins w:id="426" w:author="Gaetan Gaudard" w:date="2020-05-30T12:07:00Z">
        <w:r w:rsidR="009E5854" w:rsidRPr="00EB1207">
          <w:t>e ce</w:t>
        </w:r>
      </w:ins>
      <w:ins w:id="427" w:author="Gaetan Gaudard" w:date="2020-05-30T11:39:00Z">
        <w:r w:rsidR="009D5680" w:rsidRPr="00EB1207">
          <w:t xml:space="preserve"> premier chiffre.</w:t>
        </w:r>
      </w:ins>
      <w:ins w:id="428" w:author="Gaetan Gaudard" w:date="2020-05-30T12:04:00Z">
        <w:r w:rsidR="006F2725" w:rsidRPr="00EB1207">
          <w:t xml:space="preserve"> </w:t>
        </w:r>
      </w:ins>
    </w:p>
    <w:p w14:paraId="270DD810" w14:textId="03FDC9A1" w:rsidR="00756C8B" w:rsidRPr="00EB1207" w:rsidRDefault="005C28BE">
      <w:pPr>
        <w:pStyle w:val="MonParagraphe"/>
        <w:rPr>
          <w:ins w:id="429" w:author="Gaetan Gaudard" w:date="2020-05-30T11:39:00Z"/>
          <w:rPrChange w:id="430" w:author="Gaetan Gaudard" w:date="2020-05-30T15:28:00Z">
            <w:rPr>
              <w:ins w:id="431" w:author="Gaetan Gaudard" w:date="2020-05-30T11:39:00Z"/>
            </w:rPr>
          </w:rPrChange>
        </w:rPr>
        <w:pPrChange w:id="432" w:author="Gaetan Gaudard" w:date="2020-05-30T11:41:00Z">
          <w:pPr>
            <w:pStyle w:val="NormalWeb"/>
            <w:spacing w:before="0" w:beforeAutospacing="0" w:after="240" w:afterAutospacing="0"/>
            <w:jc w:val="both"/>
          </w:pPr>
        </w:pPrChange>
      </w:pPr>
      <w:r>
        <w:t>Les tables de décodage sont présentées</w:t>
      </w:r>
      <w:ins w:id="433" w:author="Gaetan Gaudard" w:date="2020-05-30T12:18:00Z">
        <w:r w:rsidR="002F5713" w:rsidRPr="00EB1207">
          <w:rPr>
            <w:rPrChange w:id="434" w:author="Gaetan Gaudard" w:date="2020-05-30T15:28:00Z">
              <w:rPr/>
            </w:rPrChange>
          </w:rPr>
          <w:t xml:space="preserve"> ci-dessous : </w:t>
        </w:r>
      </w:ins>
    </w:p>
    <w:p w14:paraId="2BB49C21" w14:textId="7A19532C" w:rsidR="009D5680" w:rsidRPr="00EB1207" w:rsidRDefault="00492B92" w:rsidP="00A838E9">
      <w:pPr>
        <w:pStyle w:val="MonParagraphe"/>
        <w:jc w:val="center"/>
        <w:rPr>
          <w:ins w:id="435" w:author="Gaetan Gaudard" w:date="2020-05-30T12:10:00Z"/>
        </w:rPr>
      </w:pPr>
      <w:ins w:id="436" w:author="Gaetan Gaudard" w:date="2020-05-30T16:42:00Z">
        <w:r w:rsidRPr="005C28BE">
          <w:rPr>
            <w:b/>
            <w:bCs/>
            <w:i/>
            <w:color w:val="004586"/>
            <w:sz w:val="20"/>
            <w:szCs w:val="20"/>
          </w:rPr>
          <w:t>a)</w:t>
        </w:r>
      </w:ins>
      <w:ins w:id="437" w:author="Gaetan Gaudard" w:date="2020-05-30T11:39:00Z">
        <w:r w:rsidR="009D5680" w:rsidRPr="00EB1207">
          <w:rPr>
            <w:noProof/>
            <w:rPrChange w:id="438" w:author="Gaetan Gaudard" w:date="2020-05-30T15:28:00Z">
              <w:rPr>
                <w:noProof/>
                <w:bdr w:val="none" w:sz="0" w:space="0" w:color="auto" w:frame="1"/>
              </w:rPr>
            </w:rPrChange>
          </w:rPr>
          <w:drawing>
            <wp:inline distT="0" distB="0" distL="0" distR="0" wp14:anchorId="1D93DFD1" wp14:editId="44D5130B">
              <wp:extent cx="2476500" cy="183642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76500" cy="1836420"/>
                      </a:xfrm>
                      <a:prstGeom prst="rect">
                        <a:avLst/>
                      </a:prstGeom>
                      <a:noFill/>
                      <a:ln>
                        <a:noFill/>
                      </a:ln>
                    </pic:spPr>
                  </pic:pic>
                </a:graphicData>
              </a:graphic>
            </wp:inline>
          </w:drawing>
        </w:r>
      </w:ins>
      <w:ins w:id="439" w:author="Gaetan Gaudard" w:date="2020-05-30T12:13:00Z">
        <w:r w:rsidR="00F93200" w:rsidRPr="00EB1207">
          <w:t xml:space="preserve">        </w:t>
        </w:r>
      </w:ins>
      <w:ins w:id="440" w:author="Gaetan Gaudard" w:date="2020-05-30T16:42:00Z">
        <w:r w:rsidRPr="005C28BE">
          <w:rPr>
            <w:b/>
            <w:bCs/>
            <w:i/>
            <w:color w:val="004586"/>
            <w:sz w:val="20"/>
            <w:szCs w:val="20"/>
          </w:rPr>
          <w:t>b)</w:t>
        </w:r>
      </w:ins>
      <w:ins w:id="441" w:author="Gaetan Gaudard" w:date="2020-05-30T12:13:00Z">
        <w:r w:rsidR="00F93200" w:rsidRPr="00EB1207">
          <w:t xml:space="preserve">    </w:t>
        </w:r>
        <w:r w:rsidR="00F93200" w:rsidRPr="00EB1207">
          <w:rPr>
            <w:noProof/>
            <w:rPrChange w:id="442" w:author="Gaetan Gaudard" w:date="2020-05-30T15:28:00Z">
              <w:rPr>
                <w:noProof/>
                <w:bdr w:val="none" w:sz="0" w:space="0" w:color="auto" w:frame="1"/>
              </w:rPr>
            </w:rPrChange>
          </w:rPr>
          <w:drawing>
            <wp:inline distT="0" distB="0" distL="0" distR="0" wp14:anchorId="1A49BD68" wp14:editId="19F401D8">
              <wp:extent cx="1630680" cy="2331720"/>
              <wp:effectExtent l="0" t="0" r="762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30680" cy="2331720"/>
                      </a:xfrm>
                      <a:prstGeom prst="rect">
                        <a:avLst/>
                      </a:prstGeom>
                      <a:noFill/>
                      <a:ln>
                        <a:noFill/>
                      </a:ln>
                    </pic:spPr>
                  </pic:pic>
                </a:graphicData>
              </a:graphic>
            </wp:inline>
          </w:drawing>
        </w:r>
      </w:ins>
    </w:p>
    <w:p w14:paraId="6F5F37A2" w14:textId="32E63564" w:rsidR="00F37F51" w:rsidRPr="00EB1207" w:rsidRDefault="00F37F51" w:rsidP="00A838E9">
      <w:pPr>
        <w:pStyle w:val="MonParagraphe"/>
        <w:jc w:val="center"/>
        <w:rPr>
          <w:ins w:id="443" w:author="Gaetan Gaudard" w:date="2020-05-30T12:10:00Z"/>
        </w:rPr>
      </w:pPr>
    </w:p>
    <w:p w14:paraId="449B1AC4" w14:textId="7FDA5877" w:rsidR="00F37F51" w:rsidRPr="00EB1207" w:rsidRDefault="00F37F51" w:rsidP="005833A1">
      <w:pPr>
        <w:pStyle w:val="Figure"/>
        <w:rPr>
          <w:ins w:id="444" w:author="Gaetan Gaudard" w:date="2020-05-30T12:13:00Z"/>
        </w:rPr>
      </w:pPr>
      <w:ins w:id="445" w:author="Gaetan Gaudard" w:date="2020-05-30T12:10:00Z">
        <w:r w:rsidRPr="00EB1207">
          <w:t>Figure 3</w:t>
        </w:r>
        <w:r w:rsidR="00044F80" w:rsidRPr="00EB1207">
          <w:t> :</w:t>
        </w:r>
      </w:ins>
      <w:ins w:id="446" w:author="Gaetan Gaudard" w:date="2020-05-30T12:15:00Z">
        <w:r w:rsidR="0058506D" w:rsidRPr="00EB1207">
          <w:t xml:space="preserve"> </w:t>
        </w:r>
      </w:ins>
      <w:ins w:id="447" w:author="Gaetan Gaudard" w:date="2020-05-30T12:13:00Z">
        <w:r w:rsidR="00F93200" w:rsidRPr="00EB1207">
          <w:t>a)</w:t>
        </w:r>
      </w:ins>
      <w:ins w:id="448" w:author="Gaetan Gaudard" w:date="2020-05-30T12:10:00Z">
        <w:r w:rsidR="00044F80" w:rsidRPr="00EB1207">
          <w:t xml:space="preserve"> </w:t>
        </w:r>
      </w:ins>
      <w:ins w:id="449" w:author="Gaetan Gaudard" w:date="2020-05-30T12:11:00Z">
        <w:r w:rsidR="006F4EC5" w:rsidRPr="00EB1207">
          <w:t>Tables permettant de déchiffrer les barres</w:t>
        </w:r>
      </w:ins>
      <w:r w:rsidR="005C28BE">
        <w:t>.</w:t>
      </w:r>
    </w:p>
    <w:p w14:paraId="2F66AFB6" w14:textId="78C36FB7" w:rsidR="00F93200" w:rsidRPr="00EB1207" w:rsidRDefault="00F93200">
      <w:pPr>
        <w:pStyle w:val="Figure"/>
        <w:rPr>
          <w:ins w:id="450" w:author="Gaetan Gaudard" w:date="2020-05-30T12:11:00Z"/>
          <w:rPrChange w:id="451" w:author="Gaetan Gaudard" w:date="2020-05-30T15:28:00Z">
            <w:rPr>
              <w:ins w:id="452" w:author="Gaetan Gaudard" w:date="2020-05-30T12:11:00Z"/>
            </w:rPr>
          </w:rPrChange>
        </w:rPr>
        <w:pPrChange w:id="453" w:author="Gaetan Gaudard" w:date="2020-05-30T12:11:00Z">
          <w:pPr>
            <w:pStyle w:val="MonParagraphe"/>
            <w:jc w:val="center"/>
          </w:pPr>
        </w:pPrChange>
      </w:pPr>
      <w:ins w:id="454" w:author="Gaetan Gaudard" w:date="2020-05-30T12:13:00Z">
        <w:r w:rsidRPr="00EB1207">
          <w:rPr>
            <w:rPrChange w:id="455" w:author="Gaetan Gaudard" w:date="2020-05-30T15:28:00Z">
              <w:rPr/>
            </w:rPrChange>
          </w:rPr>
          <w:t>b)</w:t>
        </w:r>
        <w:r w:rsidR="00A401C4" w:rsidRPr="00EB1207">
          <w:rPr>
            <w:rPrChange w:id="456" w:author="Gaetan Gaudard" w:date="2020-05-30T15:28:00Z">
              <w:rPr/>
            </w:rPrChange>
          </w:rPr>
          <w:t xml:space="preserve"> Schéma </w:t>
        </w:r>
      </w:ins>
      <w:ins w:id="457" w:author="Gaetan Gaudard" w:date="2020-05-30T12:14:00Z">
        <w:r w:rsidR="00A401C4" w:rsidRPr="00EB1207">
          <w:rPr>
            <w:rPrChange w:id="458" w:author="Gaetan Gaudard" w:date="2020-05-30T15:28:00Z">
              <w:rPr/>
            </w:rPrChange>
          </w:rPr>
          <w:t>p</w:t>
        </w:r>
        <w:r w:rsidR="004A58DE" w:rsidRPr="00EB1207">
          <w:rPr>
            <w:rPrChange w:id="459" w:author="Gaetan Gaudard" w:date="2020-05-30T15:28:00Z">
              <w:rPr/>
            </w:rPrChange>
          </w:rPr>
          <w:t xml:space="preserve">ermettant de comprendre </w:t>
        </w:r>
        <w:r w:rsidR="0058506D" w:rsidRPr="00EB1207">
          <w:rPr>
            <w:rPrChange w:id="460" w:author="Gaetan Gaudard" w:date="2020-05-30T15:28:00Z">
              <w:rPr/>
            </w:rPrChange>
          </w:rPr>
          <w:t xml:space="preserve">comment </w:t>
        </w:r>
      </w:ins>
      <w:ins w:id="461" w:author="Gaetan Gaudard" w:date="2020-05-30T12:15:00Z">
        <w:r w:rsidR="0058506D" w:rsidRPr="00EB1207">
          <w:rPr>
            <w:rPrChange w:id="462" w:author="Gaetan Gaudard" w:date="2020-05-30T15:28:00Z">
              <w:rPr/>
            </w:rPrChange>
          </w:rPr>
          <w:t xml:space="preserve">utiliser </w:t>
        </w:r>
      </w:ins>
      <w:ins w:id="463" w:author="Gaetan Gaudard" w:date="2020-05-30T12:14:00Z">
        <w:r w:rsidR="0058506D" w:rsidRPr="00EB1207">
          <w:rPr>
            <w:rPrChange w:id="464" w:author="Gaetan Gaudard" w:date="2020-05-30T15:28:00Z">
              <w:rPr/>
            </w:rPrChange>
          </w:rPr>
          <w:t>la table</w:t>
        </w:r>
      </w:ins>
      <w:r w:rsidR="005C28BE">
        <w:t xml:space="preserve">. </w:t>
      </w:r>
      <w:proofErr w:type="spellStart"/>
      <w:r w:rsidR="005C28BE">
        <w:t>Ref</w:t>
      </w:r>
      <w:proofErr w:type="spellEnd"/>
      <w:r w:rsidR="005C28BE">
        <w:t>[4]</w:t>
      </w:r>
    </w:p>
    <w:p w14:paraId="24FA456A" w14:textId="77777777" w:rsidR="005833A1" w:rsidRPr="00EB1207" w:rsidRDefault="005833A1">
      <w:pPr>
        <w:pStyle w:val="MonParagraphe"/>
        <w:jc w:val="center"/>
        <w:rPr>
          <w:ins w:id="465" w:author="Gaetan Gaudard" w:date="2020-05-30T11:39:00Z"/>
          <w:rPrChange w:id="466" w:author="Gaetan Gaudard" w:date="2020-05-30T15:28:00Z">
            <w:rPr>
              <w:ins w:id="467" w:author="Gaetan Gaudard" w:date="2020-05-30T11:39:00Z"/>
            </w:rPr>
          </w:rPrChange>
        </w:rPr>
        <w:pPrChange w:id="468" w:author="Gaetan Gaudard" w:date="2020-05-30T12:03:00Z">
          <w:pPr>
            <w:pStyle w:val="NormalWeb"/>
            <w:spacing w:before="0" w:beforeAutospacing="0" w:after="240" w:afterAutospacing="0"/>
            <w:jc w:val="center"/>
          </w:pPr>
        </w:pPrChange>
      </w:pPr>
    </w:p>
    <w:p w14:paraId="1D72B7B6" w14:textId="004BC3A2" w:rsidR="009D5680" w:rsidRPr="00EB1207" w:rsidRDefault="009D5680" w:rsidP="005C28BE">
      <w:pPr>
        <w:pStyle w:val="MonParagraphe"/>
        <w:rPr>
          <w:ins w:id="469" w:author="Gaetan Gaudard" w:date="2020-05-30T11:39:00Z"/>
          <w:rPrChange w:id="470" w:author="Gaetan Gaudard" w:date="2020-05-30T15:28:00Z">
            <w:rPr>
              <w:ins w:id="471" w:author="Gaetan Gaudard" w:date="2020-05-30T11:39:00Z"/>
            </w:rPr>
          </w:rPrChange>
        </w:rPr>
        <w:pPrChange w:id="472" w:author="Gaetan Gaudard" w:date="2020-05-30T12:12:00Z">
          <w:pPr>
            <w:pStyle w:val="NormalWeb"/>
            <w:spacing w:before="0" w:beforeAutospacing="0" w:after="240" w:afterAutospacing="0"/>
            <w:jc w:val="center"/>
          </w:pPr>
        </w:pPrChange>
      </w:pPr>
      <w:ins w:id="473" w:author="Gaetan Gaudard" w:date="2020-05-30T11:39:00Z">
        <w:r w:rsidRPr="00EB1207">
          <w:rPr>
            <w:rPrChange w:id="474" w:author="Gaetan Gaudard" w:date="2020-05-30T15:28:00Z">
              <w:rPr/>
            </w:rPrChange>
          </w:rPr>
          <w:t>On constate ici que les tables G et R sont symétriques. Donc si on lit un chiffre de type R à l’envers, on aura un code de type G et inversement. En revanche, si on lit un chiffre de type L à l’envers, on ne trouvera pas de correspondance et le code sera invalide. Cela permet de savoir si le code est à l’endroit ou pas.</w:t>
        </w:r>
      </w:ins>
    </w:p>
    <w:p w14:paraId="54FE8A79" w14:textId="27874742" w:rsidR="009D5680" w:rsidRPr="00EB1207" w:rsidRDefault="009D5680">
      <w:pPr>
        <w:pStyle w:val="MonParagraphe"/>
        <w:numPr>
          <w:ilvl w:val="0"/>
          <w:numId w:val="13"/>
        </w:numPr>
        <w:rPr>
          <w:ins w:id="475" w:author="Gaetan Gaudard" w:date="2020-05-30T11:39:00Z"/>
          <w:rPrChange w:id="476" w:author="Gaetan Gaudard" w:date="2020-05-30T15:28:00Z">
            <w:rPr>
              <w:ins w:id="477" w:author="Gaetan Gaudard" w:date="2020-05-30T11:39:00Z"/>
            </w:rPr>
          </w:rPrChange>
        </w:rPr>
        <w:pPrChange w:id="478" w:author="Gaetan Gaudard" w:date="2020-05-30T12:19:00Z">
          <w:pPr>
            <w:pStyle w:val="NormalWeb"/>
            <w:numPr>
              <w:numId w:val="10"/>
            </w:numPr>
            <w:tabs>
              <w:tab w:val="num" w:pos="720"/>
            </w:tabs>
            <w:spacing w:before="0" w:beforeAutospacing="0" w:after="240" w:afterAutospacing="0"/>
            <w:ind w:left="720" w:hanging="360"/>
            <w:jc w:val="both"/>
            <w:textAlignment w:val="baseline"/>
          </w:pPr>
        </w:pPrChange>
      </w:pPr>
      <w:ins w:id="479" w:author="Gaetan Gaudard" w:date="2020-05-30T11:39:00Z">
        <w:r w:rsidRPr="00EB1207">
          <w:rPr>
            <w:u w:val="single"/>
            <w:rPrChange w:id="480" w:author="Gaetan Gaudard" w:date="2020-05-30T15:28:00Z">
              <w:rPr/>
            </w:rPrChange>
          </w:rPr>
          <w:t>Le chiffre de contrôle</w:t>
        </w:r>
      </w:ins>
      <w:ins w:id="481" w:author="Gaetan Gaudard" w:date="2020-05-30T12:19:00Z">
        <w:r w:rsidR="00E63C50" w:rsidRPr="00EB1207">
          <w:rPr>
            <w:rPrChange w:id="482" w:author="Gaetan Gaudard" w:date="2020-05-30T15:28:00Z">
              <w:rPr/>
            </w:rPrChange>
          </w:rPr>
          <w:t> :</w:t>
        </w:r>
      </w:ins>
    </w:p>
    <w:p w14:paraId="44131721" w14:textId="5BF5E9DA" w:rsidR="009D5680" w:rsidRPr="00EB1207" w:rsidRDefault="009D5680" w:rsidP="005C5039">
      <w:pPr>
        <w:pStyle w:val="MonParagraphe"/>
        <w:rPr>
          <w:ins w:id="483" w:author="Gaetan Gaudard" w:date="2020-05-30T15:12:00Z"/>
        </w:rPr>
      </w:pPr>
      <w:ins w:id="484" w:author="Gaetan Gaudard" w:date="2020-05-30T11:39:00Z">
        <w:r w:rsidRPr="00EB1207">
          <w:t xml:space="preserve">Le 13ème chiffre (codé avec la table R) est un chiffre de contrôle. Il existe </w:t>
        </w:r>
      </w:ins>
      <w:ins w:id="485" w:author="Gaetan Gaudard" w:date="2020-05-30T12:20:00Z">
        <w:r w:rsidR="002343BE" w:rsidRPr="00EB1207">
          <w:t>une relation</w:t>
        </w:r>
      </w:ins>
      <w:ins w:id="486" w:author="Gaetan Gaudard" w:date="2020-05-30T11:39:00Z">
        <w:r w:rsidRPr="00EB1207">
          <w:t xml:space="preserve"> entre ce chiffre et les 12 autres (d’indice allant de 1 à 12) :</w:t>
        </w:r>
      </w:ins>
    </w:p>
    <w:p w14:paraId="041936A0" w14:textId="77777777" w:rsidR="00676046" w:rsidRPr="00EB1207" w:rsidRDefault="00676046" w:rsidP="005C5039">
      <w:pPr>
        <w:pStyle w:val="MonParagraphe"/>
        <w:rPr>
          <w:ins w:id="487" w:author="Gaetan Gaudard" w:date="2020-05-30T12:35:00Z"/>
        </w:rPr>
      </w:pPr>
    </w:p>
    <w:p w14:paraId="6E4A3801" w14:textId="0633C00E" w:rsidR="006706D5" w:rsidRPr="005C28BE" w:rsidRDefault="003C3F0F" w:rsidP="005C5039">
      <w:pPr>
        <w:pStyle w:val="MonParagraphe"/>
        <w:rPr>
          <w:ins w:id="488" w:author="Gaetan Gaudard" w:date="2020-05-30T15:07:00Z"/>
        </w:rPr>
      </w:pPr>
      <m:oMathPara>
        <m:oMathParaPr>
          <m:jc m:val="center"/>
        </m:oMathParaPr>
        <m:oMath>
          <m:d>
            <m:dPr>
              <m:ctrlPr>
                <w:ins w:id="489" w:author="Gaetan Gaudard" w:date="2020-05-30T12:36:00Z">
                  <w:rPr>
                    <w:rFonts w:ascii="Cambria Math" w:hAnsi="Cambria Math"/>
                    <w:i/>
                  </w:rPr>
                </w:ins>
              </m:ctrlPr>
            </m:dPr>
            <m:e>
              <m:r>
                <w:ins w:id="490" w:author="Gaetan Gaudard" w:date="2020-05-30T15:06:00Z">
                  <w:rPr>
                    <w:rFonts w:ascii="Cambria Math" w:hAnsi="Cambria Math"/>
                    <w:rPrChange w:id="491" w:author="Gaetan Gaudard" w:date="2020-05-30T15:28:00Z">
                      <w:rPr>
                        <w:rFonts w:ascii="Cambria Math" w:hAnsi="Cambria Math"/>
                      </w:rPr>
                    </w:rPrChange>
                  </w:rPr>
                  <m:t>10</m:t>
                </w:ins>
              </m:r>
              <m:r>
                <w:ins w:id="492" w:author="Gaetan Gaudard" w:date="2020-05-30T12:36:00Z">
                  <w:rPr>
                    <w:rFonts w:ascii="Cambria Math" w:hAnsi="Cambria Math"/>
                    <w:rPrChange w:id="493" w:author="Gaetan Gaudard" w:date="2020-05-30T15:28:00Z">
                      <w:rPr>
                        <w:rFonts w:ascii="Cambria Math" w:hAnsi="Cambria Math"/>
                      </w:rPr>
                    </w:rPrChange>
                  </w:rPr>
                  <m:t>-</m:t>
                </w:ins>
              </m:r>
              <m:d>
                <m:dPr>
                  <m:ctrlPr>
                    <w:ins w:id="494" w:author="Gaetan Gaudard" w:date="2020-05-30T12:37:00Z">
                      <w:rPr>
                        <w:rFonts w:ascii="Cambria Math" w:hAnsi="Cambria Math"/>
                        <w:i/>
                      </w:rPr>
                    </w:ins>
                  </m:ctrlPr>
                </m:dPr>
                <m:e>
                  <m:r>
                    <w:ins w:id="495" w:author="Gaetan Gaudard" w:date="2020-05-30T12:37:00Z">
                      <w:rPr>
                        <w:rFonts w:ascii="Cambria Math" w:hAnsi="Cambria Math"/>
                        <w:rPrChange w:id="496" w:author="Gaetan Gaudard" w:date="2020-05-30T15:28:00Z">
                          <w:rPr>
                            <w:rFonts w:ascii="Cambria Math" w:hAnsi="Cambria Math"/>
                          </w:rPr>
                        </w:rPrChange>
                      </w:rPr>
                      <m:t>3×</m:t>
                    </w:ins>
                  </m:r>
                  <m:r>
                    <w:rPr>
                      <w:rFonts w:ascii="Cambria Math" w:hAnsi="Cambria Math"/>
                    </w:rPr>
                    <m:t>Paire</m:t>
                  </m:r>
                  <m:r>
                    <w:ins w:id="497" w:author="Gaetan Gaudard" w:date="2020-05-30T12:37:00Z">
                      <w:rPr>
                        <w:rFonts w:ascii="Cambria Math" w:hAnsi="Cambria Math"/>
                        <w:rPrChange w:id="498" w:author="Gaetan Gaudard" w:date="2020-05-30T15:28:00Z">
                          <w:rPr>
                            <w:rFonts w:ascii="Cambria Math" w:hAnsi="Cambria Math"/>
                          </w:rPr>
                        </w:rPrChange>
                      </w:rPr>
                      <m:t>+</m:t>
                    </w:ins>
                  </m:r>
                  <m:r>
                    <w:rPr>
                      <w:rFonts w:ascii="Cambria Math" w:hAnsi="Cambria Math"/>
                    </w:rPr>
                    <m:t>Imp</m:t>
                  </m:r>
                  <m:r>
                    <w:ins w:id="499" w:author="Gaetan Gaudard" w:date="2020-05-30T12:37:00Z">
                      <w:rPr>
                        <w:rFonts w:ascii="Cambria Math" w:hAnsi="Cambria Math"/>
                        <w:rPrChange w:id="500" w:author="Gaetan Gaudard" w:date="2020-05-30T15:28:00Z">
                          <w:rPr>
                            <w:rFonts w:ascii="Cambria Math" w:hAnsi="Cambria Math"/>
                          </w:rPr>
                        </w:rPrChange>
                      </w:rPr>
                      <m:t>aire</m:t>
                    </w:ins>
                  </m:r>
                </m:e>
              </m:d>
              <m:r>
                <w:ins w:id="501" w:author="Gaetan Gaudard" w:date="2020-05-30T15:06:00Z">
                  <w:rPr>
                    <w:rFonts w:ascii="Cambria Math" w:hAnsi="Cambria Math"/>
                    <w:rPrChange w:id="502" w:author="Gaetan Gaudard" w:date="2020-05-30T15:28:00Z">
                      <w:rPr>
                        <w:rFonts w:ascii="Cambria Math" w:hAnsi="Cambria Math"/>
                      </w:rPr>
                    </w:rPrChange>
                  </w:rPr>
                  <m:t>%10</m:t>
                </w:ins>
              </m:r>
            </m:e>
          </m:d>
          <m:r>
            <w:ins w:id="503" w:author="Gaetan Gaudard" w:date="2020-05-30T12:37:00Z">
              <w:rPr>
                <w:rFonts w:ascii="Cambria Math" w:hAnsi="Cambria Math"/>
                <w:rPrChange w:id="504" w:author="Gaetan Gaudard" w:date="2020-05-30T15:28:00Z">
                  <w:rPr>
                    <w:rFonts w:ascii="Cambria Math" w:hAnsi="Cambria Math"/>
                  </w:rPr>
                </w:rPrChange>
              </w:rPr>
              <m:t>%</m:t>
            </w:ins>
          </m:r>
          <m:r>
            <w:ins w:id="505" w:author="Gaetan Gaudard" w:date="2020-05-30T12:44:00Z">
              <w:rPr>
                <w:rFonts w:ascii="Cambria Math" w:hAnsi="Cambria Math"/>
                <w:rPrChange w:id="506" w:author="Gaetan Gaudard" w:date="2020-05-30T15:28:00Z">
                  <w:rPr>
                    <w:rFonts w:ascii="Cambria Math" w:hAnsi="Cambria Math"/>
                  </w:rPr>
                </w:rPrChange>
              </w:rPr>
              <m:t>1</m:t>
            </w:ins>
          </m:r>
          <m:r>
            <w:ins w:id="507" w:author="Gaetan Gaudard" w:date="2020-05-30T12:44:00Z">
              <w:rPr>
                <w:rFonts w:ascii="Cambria Math" w:hAnsi="Cambria Math"/>
                <w:rPrChange w:id="508" w:author="Gaetan Gaudard" w:date="2020-05-30T15:28:00Z">
                  <w:rPr>
                    <w:rFonts w:ascii="Cambria Math" w:hAnsi="Cambria Math"/>
                  </w:rPr>
                </w:rPrChange>
              </w:rPr>
              <m:t>0</m:t>
            </w:ins>
          </m:r>
        </m:oMath>
      </m:oMathPara>
    </w:p>
    <w:p w14:paraId="398B049B" w14:textId="29FD550B" w:rsidR="00CF6772" w:rsidRPr="00EB1207" w:rsidRDefault="00CF6772" w:rsidP="00CF6772">
      <w:pPr>
        <w:pStyle w:val="MonParagraphe"/>
        <w:rPr>
          <w:ins w:id="509" w:author="Gaetan Gaudard" w:date="2020-05-30T15:07:00Z"/>
        </w:rPr>
      </w:pPr>
      <m:oMathPara>
        <m:oMath>
          <m:r>
            <w:ins w:id="510" w:author="Gaetan Gaudard" w:date="2020-05-30T15:08:00Z">
              <w:rPr>
                <w:rFonts w:ascii="Cambria Math" w:hAnsi="Cambria Math"/>
                <w:rPrChange w:id="511" w:author="Gaetan Gaudard" w:date="2020-05-30T15:28:00Z">
                  <w:rPr>
                    <w:rFonts w:ascii="Cambria Math" w:hAnsi="Cambria Math"/>
                  </w:rPr>
                </w:rPrChange>
              </w:rPr>
              <m:t xml:space="preserve">⟺ </m:t>
            </w:ins>
          </m:r>
          <m:d>
            <m:dPr>
              <m:ctrlPr>
                <w:ins w:id="512" w:author="Gaetan Gaudard" w:date="2020-05-30T15:07:00Z">
                  <w:rPr>
                    <w:rFonts w:ascii="Cambria Math" w:hAnsi="Cambria Math"/>
                    <w:i/>
                  </w:rPr>
                </w:ins>
              </m:ctrlPr>
            </m:dPr>
            <m:e>
              <m:r>
                <w:ins w:id="513" w:author="Gaetan Gaudard" w:date="2020-05-30T15:07:00Z">
                  <w:rPr>
                    <w:rFonts w:ascii="Cambria Math" w:hAnsi="Cambria Math"/>
                    <w:rPrChange w:id="514" w:author="Gaetan Gaudard" w:date="2020-05-30T15:28:00Z">
                      <w:rPr>
                        <w:rFonts w:ascii="Cambria Math" w:hAnsi="Cambria Math"/>
                      </w:rPr>
                    </w:rPrChange>
                  </w:rPr>
                  <m:t>-</m:t>
                </w:ins>
              </m:r>
              <m:d>
                <m:dPr>
                  <m:ctrlPr>
                    <w:ins w:id="515" w:author="Gaetan Gaudard" w:date="2020-05-30T15:07:00Z">
                      <w:rPr>
                        <w:rFonts w:ascii="Cambria Math" w:hAnsi="Cambria Math"/>
                        <w:i/>
                      </w:rPr>
                    </w:ins>
                  </m:ctrlPr>
                </m:dPr>
                <m:e>
                  <m:r>
                    <w:ins w:id="516" w:author="Gaetan Gaudard" w:date="2020-05-30T15:07:00Z">
                      <w:rPr>
                        <w:rFonts w:ascii="Cambria Math" w:hAnsi="Cambria Math"/>
                        <w:rPrChange w:id="517" w:author="Gaetan Gaudard" w:date="2020-05-30T15:28:00Z">
                          <w:rPr>
                            <w:rFonts w:ascii="Cambria Math" w:hAnsi="Cambria Math"/>
                          </w:rPr>
                        </w:rPrChange>
                      </w:rPr>
                      <m:t>3×</m:t>
                    </w:ins>
                  </m:r>
                  <m:r>
                    <w:rPr>
                      <w:rFonts w:ascii="Cambria Math" w:hAnsi="Cambria Math"/>
                    </w:rPr>
                    <m:t>P</m:t>
                  </m:r>
                  <m:r>
                    <w:ins w:id="518" w:author="Gaetan Gaudard" w:date="2020-05-30T15:07:00Z">
                      <w:rPr>
                        <w:rFonts w:ascii="Cambria Math" w:hAnsi="Cambria Math"/>
                        <w:rPrChange w:id="519" w:author="Gaetan Gaudard" w:date="2020-05-30T15:28:00Z">
                          <w:rPr>
                            <w:rFonts w:ascii="Cambria Math" w:hAnsi="Cambria Math"/>
                          </w:rPr>
                        </w:rPrChange>
                      </w:rPr>
                      <m:t>aire+</m:t>
                    </w:ins>
                  </m:r>
                  <m:r>
                    <w:rPr>
                      <w:rFonts w:ascii="Cambria Math" w:hAnsi="Cambria Math"/>
                    </w:rPr>
                    <m:t>Imp</m:t>
                  </m:r>
                  <m:r>
                    <w:ins w:id="520" w:author="Gaetan Gaudard" w:date="2020-05-30T15:07:00Z">
                      <w:rPr>
                        <w:rFonts w:ascii="Cambria Math" w:hAnsi="Cambria Math"/>
                        <w:rPrChange w:id="521" w:author="Gaetan Gaudard" w:date="2020-05-30T15:28:00Z">
                          <w:rPr>
                            <w:rFonts w:ascii="Cambria Math" w:hAnsi="Cambria Math"/>
                          </w:rPr>
                        </w:rPrChange>
                      </w:rPr>
                      <m:t>aire</m:t>
                    </w:ins>
                  </m:r>
                </m:e>
              </m:d>
            </m:e>
          </m:d>
          <m:r>
            <w:ins w:id="522" w:author="Gaetan Gaudard" w:date="2020-05-30T15:07:00Z">
              <w:rPr>
                <w:rFonts w:ascii="Cambria Math" w:hAnsi="Cambria Math"/>
                <w:rPrChange w:id="523" w:author="Gaetan Gaudard" w:date="2020-05-30T15:28:00Z">
                  <w:rPr>
                    <w:rFonts w:ascii="Cambria Math" w:hAnsi="Cambria Math"/>
                  </w:rPr>
                </w:rPrChange>
              </w:rPr>
              <m:t>%10</m:t>
            </w:ins>
          </m:r>
          <m:r>
            <w:ins w:id="524" w:author="Gaetan Gaudard" w:date="2020-05-30T15:11:00Z">
              <w:rPr>
                <w:rFonts w:ascii="Cambria Math" w:hAnsi="Cambria Math"/>
                <w:rPrChange w:id="525" w:author="Gaetan Gaudard" w:date="2020-05-30T15:28:00Z">
                  <w:rPr>
                    <w:rFonts w:ascii="Cambria Math" w:hAnsi="Cambria Math"/>
                  </w:rPr>
                </w:rPrChange>
              </w:rPr>
              <m:t xml:space="preserve">                        </m:t>
            </w:ins>
          </m:r>
        </m:oMath>
      </m:oMathPara>
    </w:p>
    <w:p w14:paraId="571AB1FA" w14:textId="3776FDF0" w:rsidR="00CF6772" w:rsidRPr="00EB1207" w:rsidRDefault="00CF6772" w:rsidP="005C5039">
      <w:pPr>
        <w:pStyle w:val="MonParagraphe"/>
        <w:rPr>
          <w:ins w:id="526" w:author="Gaetan Gaudard" w:date="2020-05-30T12:46:00Z"/>
        </w:rPr>
      </w:pPr>
    </w:p>
    <w:p w14:paraId="468FBDC7" w14:textId="5F12006D" w:rsidR="009D5680" w:rsidRPr="00EB1207" w:rsidRDefault="00744432">
      <w:pPr>
        <w:pStyle w:val="MonParagraphe"/>
        <w:rPr>
          <w:ins w:id="527" w:author="Gaetan Gaudard" w:date="2020-05-30T11:39:00Z"/>
          <w:rPrChange w:id="528" w:author="Gaetan Gaudard" w:date="2020-05-30T15:28:00Z">
            <w:rPr>
              <w:ins w:id="529" w:author="Gaetan Gaudard" w:date="2020-05-30T11:39:00Z"/>
            </w:rPr>
          </w:rPrChange>
        </w:rPr>
        <w:pPrChange w:id="530" w:author="Gaetan Gaudard" w:date="2020-05-30T14:55:00Z">
          <w:pPr>
            <w:pStyle w:val="NormalWeb"/>
            <w:spacing w:before="0" w:beforeAutospacing="0" w:after="240" w:afterAutospacing="0"/>
            <w:jc w:val="both"/>
          </w:pPr>
        </w:pPrChange>
      </w:pPr>
      <w:ins w:id="531" w:author="Gaetan Gaudard" w:date="2020-05-30T12:45:00Z">
        <w:r w:rsidRPr="00EB1207">
          <w:rPr>
            <w:rPrChange w:id="532" w:author="Gaetan Gaudard" w:date="2020-05-30T15:28:00Z">
              <w:rPr/>
            </w:rPrChange>
          </w:rPr>
          <w:t>Où</w:t>
        </w:r>
      </w:ins>
      <w:ins w:id="533" w:author="Gaetan Gaudard" w:date="2020-05-30T11:39:00Z">
        <w:r w:rsidR="009D5680" w:rsidRPr="00EB1207">
          <w:rPr>
            <w:rPrChange w:id="534" w:author="Gaetan Gaudard" w:date="2020-05-30T15:28:00Z">
              <w:rPr/>
            </w:rPrChange>
          </w:rPr>
          <w:t xml:space="preserve"> </w:t>
        </w:r>
      </w:ins>
      <w:ins w:id="535" w:author="Gaetan Gaudard" w:date="2020-05-30T14:55:00Z">
        <w:r w:rsidR="002A1923" w:rsidRPr="00EB1207">
          <w:rPr>
            <w:rPrChange w:id="536" w:author="Gaetan Gaudard" w:date="2020-05-30T15:28:00Z">
              <w:rPr/>
            </w:rPrChange>
          </w:rPr>
          <w:t>%</w:t>
        </w:r>
      </w:ins>
      <w:ins w:id="537" w:author="Gaetan Gaudard" w:date="2020-05-30T14:56:00Z">
        <w:r w:rsidR="002A1923" w:rsidRPr="00EB1207">
          <w:rPr>
            <w:rPrChange w:id="538" w:author="Gaetan Gaudard" w:date="2020-05-30T15:28:00Z">
              <w:rPr/>
            </w:rPrChange>
          </w:rPr>
          <w:t xml:space="preserve">10 signifie le reste de la division euclidienne </w:t>
        </w:r>
        <w:r w:rsidR="00301463" w:rsidRPr="00EB1207">
          <w:rPr>
            <w:rPrChange w:id="539" w:author="Gaetan Gaudard" w:date="2020-05-30T15:28:00Z">
              <w:rPr/>
            </w:rPrChange>
          </w:rPr>
          <w:t xml:space="preserve">par 10. </w:t>
        </w:r>
      </w:ins>
      <m:oMath>
        <m:r>
          <w:ins w:id="540" w:author="Gaetan Gaudard" w:date="2020-05-30T12:46:00Z">
            <w:rPr>
              <w:rFonts w:ascii="Cambria Math" w:hAnsi="Cambria Math"/>
              <w:rPrChange w:id="541" w:author="Gaetan Gaudard" w:date="2020-05-30T15:28:00Z">
                <w:rPr>
                  <w:rFonts w:ascii="Cambria Math" w:hAnsi="Cambria Math"/>
                </w:rPr>
              </w:rPrChange>
            </w:rPr>
            <m:t>Impaire</m:t>
          </w:ins>
        </m:r>
      </m:oMath>
      <w:ins w:id="542" w:author="Gaetan Gaudard" w:date="2020-05-30T12:46:00Z">
        <w:r w:rsidR="00472D4E" w:rsidRPr="00EB1207">
          <w:rPr>
            <w:rPrChange w:id="543" w:author="Gaetan Gaudard" w:date="2020-05-30T15:28:00Z">
              <w:rPr/>
            </w:rPrChange>
          </w:rPr>
          <w:t xml:space="preserve"> </w:t>
        </w:r>
      </w:ins>
      <w:ins w:id="544" w:author="Gaetan Gaudard" w:date="2020-05-30T11:39:00Z">
        <w:r w:rsidR="009D5680" w:rsidRPr="00EB1207">
          <w:rPr>
            <w:rPrChange w:id="545" w:author="Gaetan Gaudard" w:date="2020-05-30T15:28:00Z">
              <w:rPr/>
            </w:rPrChange>
          </w:rPr>
          <w:t>est la somme des chiffres d’indice impaire</w:t>
        </w:r>
      </w:ins>
      <w:ins w:id="546" w:author="Gaetan Gaudard" w:date="2020-05-30T14:56:00Z">
        <w:r w:rsidR="00301463" w:rsidRPr="00EB1207">
          <w:rPr>
            <w:rPrChange w:id="547" w:author="Gaetan Gaudard" w:date="2020-05-30T15:28:00Z">
              <w:rPr/>
            </w:rPrChange>
          </w:rPr>
          <w:t xml:space="preserve"> </w:t>
        </w:r>
      </w:ins>
      <m:oMath>
        <m:r>
          <w:ins w:id="548" w:author="Gaetan Gaudard" w:date="2020-05-30T12:45:00Z">
            <w:rPr>
              <w:rFonts w:ascii="Cambria Math" w:hAnsi="Cambria Math"/>
              <w:rPrChange w:id="549" w:author="Gaetan Gaudard" w:date="2020-05-30T15:28:00Z">
                <w:rPr>
                  <w:rFonts w:ascii="Cambria Math" w:hAnsi="Cambria Math"/>
                </w:rPr>
              </w:rPrChange>
            </w:rPr>
            <m:t>Paire</m:t>
          </w:ins>
        </m:r>
      </m:oMath>
      <w:ins w:id="550" w:author="Gaetan Gaudard" w:date="2020-05-30T12:45:00Z">
        <w:r w:rsidR="00472D4E" w:rsidRPr="00EB1207">
          <w:rPr>
            <w:rPrChange w:id="551" w:author="Gaetan Gaudard" w:date="2020-05-30T15:28:00Z">
              <w:rPr/>
            </w:rPrChange>
          </w:rPr>
          <w:t xml:space="preserve"> </w:t>
        </w:r>
      </w:ins>
      <w:ins w:id="552" w:author="Gaetan Gaudard" w:date="2020-05-30T11:39:00Z">
        <w:r w:rsidR="009D5680" w:rsidRPr="00EB1207">
          <w:rPr>
            <w:rPrChange w:id="553" w:author="Gaetan Gaudard" w:date="2020-05-30T15:28:00Z">
              <w:rPr/>
            </w:rPrChange>
          </w:rPr>
          <w:t>est la somme des chiffres d’indice paire</w:t>
        </w:r>
      </w:ins>
      <w:r w:rsidR="005C28BE">
        <w:t xml:space="preserve"> (voir la figure 4)</w:t>
      </w:r>
      <w:ins w:id="554" w:author="Gaetan Gaudard" w:date="2020-05-30T11:39:00Z">
        <w:r w:rsidR="009D5680" w:rsidRPr="00EB1207">
          <w:rPr>
            <w:rPrChange w:id="555" w:author="Gaetan Gaudard" w:date="2020-05-30T15:28:00Z">
              <w:rPr/>
            </w:rPrChange>
          </w:rPr>
          <w:t>.</w:t>
        </w:r>
      </w:ins>
    </w:p>
    <w:p w14:paraId="13704E8B" w14:textId="7A5B43C9" w:rsidR="009D5680" w:rsidRPr="00EB1207" w:rsidRDefault="009D5680">
      <w:pPr>
        <w:pStyle w:val="MonParagraphe"/>
        <w:rPr>
          <w:ins w:id="556" w:author="Gaetan Gaudard" w:date="2020-05-30T15:23:00Z"/>
        </w:rPr>
      </w:pPr>
      <w:ins w:id="557" w:author="Gaetan Gaudard" w:date="2020-05-30T11:39:00Z">
        <w:r w:rsidRPr="00EB1207">
          <w:rPr>
            <w:rPrChange w:id="558" w:author="Gaetan Gaudard" w:date="2020-05-30T15:28:00Z">
              <w:rPr>
                <w:rFonts w:ascii="Times New Roman" w:hAnsi="Times New Roman"/>
                <w:kern w:val="0"/>
                <w:sz w:val="24"/>
                <w:szCs w:val="24"/>
              </w:rPr>
            </w:rPrChange>
          </w:rPr>
          <w:t>Pour mieux comprendre cette relation, on se propose de déterminer le chiffre de contrôle des 12 chiffres suivant :</w:t>
        </w:r>
      </w:ins>
    </w:p>
    <w:p w14:paraId="1A4460A5" w14:textId="688EA841" w:rsidR="003F13C3" w:rsidRPr="00EB1207" w:rsidRDefault="003F13C3">
      <w:pPr>
        <w:pStyle w:val="MonParagraphe"/>
        <w:rPr>
          <w:ins w:id="559" w:author="Gaetan Gaudard" w:date="2020-05-30T11:39:00Z"/>
          <w:rPrChange w:id="560" w:author="Gaetan Gaudard" w:date="2020-05-30T15:28:00Z">
            <w:rPr>
              <w:ins w:id="561" w:author="Gaetan Gaudard" w:date="2020-05-30T11:39:00Z"/>
            </w:rPr>
          </w:rPrChange>
        </w:rPr>
        <w:pPrChange w:id="562" w:author="Gaetan Gaudard" w:date="2020-05-30T11:41:00Z">
          <w:pPr>
            <w:pStyle w:val="NormalWeb"/>
            <w:spacing w:before="0" w:beforeAutospacing="0" w:after="240" w:afterAutospacing="0"/>
            <w:jc w:val="both"/>
          </w:pPr>
        </w:pPrChange>
      </w:pPr>
      <w:ins w:id="563" w:author="Gaetan Gaudard" w:date="2020-05-30T15:23:00Z">
        <w:r w:rsidRPr="00EB1207">
          <w:rPr>
            <w:noProof/>
            <w:rPrChange w:id="564" w:author="Gaetan Gaudard" w:date="2020-05-30T15:28:00Z">
              <w:rPr>
                <w:noProof/>
              </w:rPr>
            </w:rPrChange>
          </w:rPr>
          <mc:AlternateContent>
            <mc:Choice Requires="wps">
              <w:drawing>
                <wp:anchor distT="45720" distB="45720" distL="114300" distR="114300" simplePos="0" relativeHeight="251660289" behindDoc="1" locked="0" layoutInCell="1" allowOverlap="1" wp14:anchorId="229457FF" wp14:editId="3DE2AA89">
                  <wp:simplePos x="0" y="0"/>
                  <wp:positionH relativeFrom="column">
                    <wp:posOffset>2556510</wp:posOffset>
                  </wp:positionH>
                  <wp:positionV relativeFrom="paragraph">
                    <wp:posOffset>73660</wp:posOffset>
                  </wp:positionV>
                  <wp:extent cx="1264920" cy="1404620"/>
                  <wp:effectExtent l="0" t="0" r="0" b="0"/>
                  <wp:wrapNone/>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4920" cy="1404620"/>
                          </a:xfrm>
                          <a:prstGeom prst="rect">
                            <a:avLst/>
                          </a:prstGeom>
                          <a:solidFill>
                            <a:srgbClr val="FFFFFF"/>
                          </a:solidFill>
                          <a:ln w="9525">
                            <a:noFill/>
                            <a:miter lim="800000"/>
                            <a:headEnd/>
                            <a:tailEnd/>
                          </a:ln>
                        </wps:spPr>
                        <wps:txbx>
                          <w:txbxContent>
                            <w:p w14:paraId="0663AA0B" w14:textId="493A6EB9" w:rsidR="003C3F0F" w:rsidRPr="003F13C3" w:rsidRDefault="003C3F0F">
                              <w:pPr>
                                <w:rPr>
                                  <w:color w:val="00B0F0"/>
                                  <w:rPrChange w:id="565" w:author="Gaetan Gaudard" w:date="2020-05-30T15:24:00Z">
                                    <w:rPr/>
                                  </w:rPrChange>
                                </w:rPr>
                              </w:pPr>
                              <w:ins w:id="566" w:author="Gaetan Gaudard" w:date="2020-05-30T15:23:00Z">
                                <w:r w:rsidRPr="003F13C3">
                                  <w:rPr>
                                    <w:color w:val="00B0F0"/>
                                    <w:rPrChange w:id="567" w:author="Gaetan Gaudard" w:date="2020-05-30T15:24:00Z">
                                      <w:rPr/>
                                    </w:rPrChange>
                                  </w:rPr>
                                  <w:t>I</w:t>
                                </w:r>
                              </w:ins>
                              <w:ins w:id="568" w:author="Gaetan Gaudard" w:date="2020-05-30T15:25:00Z">
                                <w:r>
                                  <w:rPr>
                                    <w:color w:val="00B0F0"/>
                                  </w:rPr>
                                  <w:t>ndices I</w:t>
                                </w:r>
                              </w:ins>
                              <w:ins w:id="569" w:author="Gaetan Gaudard" w:date="2020-05-30T15:23:00Z">
                                <w:r w:rsidRPr="003F13C3">
                                  <w:rPr>
                                    <w:color w:val="00B0F0"/>
                                    <w:rPrChange w:id="570" w:author="Gaetan Gaudard" w:date="2020-05-30T15:24:00Z">
                                      <w:rPr/>
                                    </w:rPrChange>
                                  </w:rPr>
                                  <w:t>m</w:t>
                                </w:r>
                              </w:ins>
                              <w:r w:rsidR="00F936A0">
                                <w:rPr>
                                  <w:color w:val="00B0F0"/>
                                </w:rPr>
                                <w:t>p</w:t>
                              </w:r>
                              <w:ins w:id="571" w:author="Gaetan Gaudard" w:date="2020-05-30T15:23:00Z">
                                <w:r w:rsidRPr="003F13C3">
                                  <w:rPr>
                                    <w:color w:val="00B0F0"/>
                                    <w:rPrChange w:id="572" w:author="Gaetan Gaudard" w:date="2020-05-30T15:24:00Z">
                                      <w:rPr/>
                                    </w:rPrChange>
                                  </w:rPr>
                                  <w:t>aires</w:t>
                                </w:r>
                              </w:ins>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29457FF" id="_x0000_s1027" type="#_x0000_t202" style="position:absolute;left:0;text-align:left;margin-left:201.3pt;margin-top:5.8pt;width:99.6pt;height:110.6pt;z-index:-251656191;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" stroked="f">
                  <v:textbox style="mso-fit-shape-to-text:t">
                    <w:txbxContent>
                      <w:p w14:paraId="0663AA0B" w14:textId="493A6EB9" w:rsidR="003C3F0F" w:rsidRPr="003F13C3" w:rsidRDefault="003C3F0F">
                        <w:pPr>
                          <w:rPr>
                            <w:color w:val="00B0F0"/>
                            <w:rPrChange w:id="573" w:author="Gaetan Gaudard" w:date="2020-05-30T15:24:00Z">
                              <w:rPr/>
                            </w:rPrChange>
                          </w:rPr>
                        </w:pPr>
                        <w:ins w:id="574" w:author="Gaetan Gaudard" w:date="2020-05-30T15:23:00Z">
                          <w:r w:rsidRPr="003F13C3">
                            <w:rPr>
                              <w:color w:val="00B0F0"/>
                              <w:rPrChange w:id="575" w:author="Gaetan Gaudard" w:date="2020-05-30T15:24:00Z">
                                <w:rPr/>
                              </w:rPrChange>
                            </w:rPr>
                            <w:t>I</w:t>
                          </w:r>
                        </w:ins>
                        <w:ins w:id="576" w:author="Gaetan Gaudard" w:date="2020-05-30T15:25:00Z">
                          <w:r>
                            <w:rPr>
                              <w:color w:val="00B0F0"/>
                            </w:rPr>
                            <w:t>ndices I</w:t>
                          </w:r>
                        </w:ins>
                        <w:ins w:id="577" w:author="Gaetan Gaudard" w:date="2020-05-30T15:23:00Z">
                          <w:r w:rsidRPr="003F13C3">
                            <w:rPr>
                              <w:color w:val="00B0F0"/>
                              <w:rPrChange w:id="578" w:author="Gaetan Gaudard" w:date="2020-05-30T15:24:00Z">
                                <w:rPr/>
                              </w:rPrChange>
                            </w:rPr>
                            <w:t>m</w:t>
                          </w:r>
                        </w:ins>
                        <w:r w:rsidR="00F936A0">
                          <w:rPr>
                            <w:color w:val="00B0F0"/>
                          </w:rPr>
                          <w:t>p</w:t>
                        </w:r>
                        <w:ins w:id="579" w:author="Gaetan Gaudard" w:date="2020-05-30T15:23:00Z">
                          <w:r w:rsidRPr="003F13C3">
                            <w:rPr>
                              <w:color w:val="00B0F0"/>
                              <w:rPrChange w:id="580" w:author="Gaetan Gaudard" w:date="2020-05-30T15:24:00Z">
                                <w:rPr/>
                              </w:rPrChange>
                            </w:rPr>
                            <w:t>aires</w:t>
                          </w:r>
                        </w:ins>
                      </w:p>
                    </w:txbxContent>
                  </v:textbox>
                </v:shape>
              </w:pict>
            </mc:Fallback>
          </mc:AlternateContent>
        </w:r>
      </w:ins>
    </w:p>
    <w:p w14:paraId="5681D667" w14:textId="0233F767" w:rsidR="009D5680" w:rsidRPr="00EB1207" w:rsidRDefault="003F13C3" w:rsidP="00B13F41">
      <w:pPr>
        <w:pStyle w:val="MonParagraphe"/>
        <w:jc w:val="center"/>
        <w:rPr>
          <w:ins w:id="581" w:author="Gaetan Gaudard" w:date="2020-05-30T15:26:00Z"/>
        </w:rPr>
      </w:pPr>
      <w:ins w:id="582" w:author="Gaetan Gaudard" w:date="2020-05-30T15:24:00Z">
        <w:r w:rsidRPr="00EB1207">
          <w:rPr>
            <w:noProof/>
            <w:rPrChange w:id="583" w:author="Gaetan Gaudard" w:date="2020-05-30T15:28:00Z">
              <w:rPr>
                <w:noProof/>
              </w:rPr>
            </w:rPrChange>
          </w:rPr>
          <mc:AlternateContent>
            <mc:Choice Requires="wps">
              <w:drawing>
                <wp:anchor distT="45720" distB="45720" distL="114300" distR="114300" simplePos="0" relativeHeight="251662337" behindDoc="1" locked="0" layoutInCell="1" allowOverlap="1" wp14:anchorId="60FEDEDC" wp14:editId="6B95A302">
                  <wp:simplePos x="0" y="0"/>
                  <wp:positionH relativeFrom="column">
                    <wp:posOffset>2602230</wp:posOffset>
                  </wp:positionH>
                  <wp:positionV relativeFrom="paragraph">
                    <wp:posOffset>394970</wp:posOffset>
                  </wp:positionV>
                  <wp:extent cx="1295400" cy="1404620"/>
                  <wp:effectExtent l="0" t="0" r="0" b="0"/>
                  <wp:wrapNone/>
                  <wp:docPr id="1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5400" cy="1404620"/>
                          </a:xfrm>
                          <a:prstGeom prst="rect">
                            <a:avLst/>
                          </a:prstGeom>
                          <a:solidFill>
                            <a:srgbClr val="FFFFFF"/>
                          </a:solidFill>
                          <a:ln w="9525">
                            <a:noFill/>
                            <a:miter lim="800000"/>
                            <a:headEnd/>
                            <a:tailEnd/>
                          </a:ln>
                        </wps:spPr>
                        <wps:txbx>
                          <w:txbxContent>
                            <w:p w14:paraId="7B726874" w14:textId="13DB2367" w:rsidR="003C3F0F" w:rsidRPr="000251D9" w:rsidRDefault="003C3F0F" w:rsidP="003F13C3">
                              <w:pPr>
                                <w:rPr>
                                  <w:color w:val="FF0000"/>
                                  <w:rPrChange w:id="584" w:author="Gaetan Gaudard" w:date="2020-05-30T15:26:00Z">
                                    <w:rPr/>
                                  </w:rPrChange>
                                </w:rPr>
                              </w:pPr>
                              <w:ins w:id="585" w:author="Gaetan Gaudard" w:date="2020-05-30T15:25:00Z">
                                <w:r w:rsidRPr="000251D9">
                                  <w:rPr>
                                    <w:color w:val="FF0000"/>
                                    <w:rPrChange w:id="586" w:author="Gaetan Gaudard" w:date="2020-05-30T15:26:00Z">
                                      <w:rPr>
                                        <w:color w:val="00B0F0"/>
                                      </w:rPr>
                                    </w:rPrChange>
                                  </w:rPr>
                                  <w:t>Indices P</w:t>
                                </w:r>
                              </w:ins>
                              <w:ins w:id="587" w:author="Gaetan Gaudard" w:date="2020-05-30T15:23:00Z">
                                <w:r w:rsidRPr="000251D9">
                                  <w:rPr>
                                    <w:color w:val="FF0000"/>
                                    <w:rPrChange w:id="588" w:author="Gaetan Gaudard" w:date="2020-05-30T15:26:00Z">
                                      <w:rPr/>
                                    </w:rPrChange>
                                  </w:rPr>
                                  <w:t>aires</w:t>
                                </w:r>
                              </w:ins>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0FEDEDC" id="_x0000_s1028" type="#_x0000_t202" style="position:absolute;left:0;text-align:left;margin-left:204.9pt;margin-top:31.1pt;width:102pt;height:110.6pt;z-index:-251654143;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" stroked="f">
                  <v:textbox style="mso-fit-shape-to-text:t">
                    <w:txbxContent>
                      <w:p w14:paraId="7B726874" w14:textId="13DB2367" w:rsidR="003C3F0F" w:rsidRPr="000251D9" w:rsidRDefault="003C3F0F" w:rsidP="003F13C3">
                        <w:pPr>
                          <w:rPr>
                            <w:color w:val="FF0000"/>
                            <w:rPrChange w:id="589" w:author="Gaetan Gaudard" w:date="2020-05-30T15:26:00Z">
                              <w:rPr/>
                            </w:rPrChange>
                          </w:rPr>
                        </w:pPr>
                        <w:ins w:id="590" w:author="Gaetan Gaudard" w:date="2020-05-30T15:25:00Z">
                          <w:r w:rsidRPr="000251D9">
                            <w:rPr>
                              <w:color w:val="FF0000"/>
                              <w:rPrChange w:id="591" w:author="Gaetan Gaudard" w:date="2020-05-30T15:26:00Z">
                                <w:rPr>
                                  <w:color w:val="00B0F0"/>
                                </w:rPr>
                              </w:rPrChange>
                            </w:rPr>
                            <w:t>Indices P</w:t>
                          </w:r>
                        </w:ins>
                        <w:ins w:id="592" w:author="Gaetan Gaudard" w:date="2020-05-30T15:23:00Z">
                          <w:r w:rsidRPr="000251D9">
                            <w:rPr>
                              <w:color w:val="FF0000"/>
                              <w:rPrChange w:id="593" w:author="Gaetan Gaudard" w:date="2020-05-30T15:26:00Z">
                                <w:rPr/>
                              </w:rPrChange>
                            </w:rPr>
                            <w:t>aires</w:t>
                          </w:r>
                        </w:ins>
                      </w:p>
                    </w:txbxContent>
                  </v:textbox>
                </v:shape>
              </w:pict>
            </mc:Fallback>
          </mc:AlternateContent>
        </w:r>
      </w:ins>
      <w:ins w:id="594" w:author="Gaetan Gaudard" w:date="2020-05-30T11:39:00Z">
        <w:r w:rsidR="009D5680" w:rsidRPr="00EB1207">
          <w:rPr>
            <w:noProof/>
            <w:rPrChange w:id="595" w:author="Gaetan Gaudard" w:date="2020-05-30T15:28:00Z">
              <w:rPr>
                <w:rFonts w:ascii="Times New Roman" w:hAnsi="Times New Roman"/>
                <w:noProof/>
                <w:kern w:val="0"/>
                <w:sz w:val="24"/>
                <w:szCs w:val="24"/>
                <w:bdr w:val="none" w:sz="0" w:space="0" w:color="auto" w:frame="1"/>
              </w:rPr>
            </w:rPrChange>
          </w:rPr>
          <w:drawing>
            <wp:inline distT="0" distB="0" distL="0" distR="0" wp14:anchorId="4BD9A375" wp14:editId="029F3B49">
              <wp:extent cx="2232660" cy="415765"/>
              <wp:effectExtent l="0" t="0" r="0" b="381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82975" cy="536866"/>
                      </a:xfrm>
                      <a:prstGeom prst="rect">
                        <a:avLst/>
                      </a:prstGeom>
                      <a:noFill/>
                      <a:ln>
                        <a:noFill/>
                      </a:ln>
                    </pic:spPr>
                  </pic:pic>
                </a:graphicData>
              </a:graphic>
            </wp:inline>
          </w:drawing>
        </w:r>
      </w:ins>
    </w:p>
    <w:p w14:paraId="1EA6E2C4" w14:textId="03564377" w:rsidR="00753B24" w:rsidRPr="00EB1207" w:rsidRDefault="00753B24" w:rsidP="00B13F41">
      <w:pPr>
        <w:pStyle w:val="MonParagraphe"/>
        <w:jc w:val="center"/>
        <w:rPr>
          <w:ins w:id="596" w:author="Gaetan Gaudard" w:date="2020-05-30T15:26:00Z"/>
        </w:rPr>
      </w:pPr>
    </w:p>
    <w:p w14:paraId="1F66D093" w14:textId="5461C85D" w:rsidR="00753B24" w:rsidRPr="00EB1207" w:rsidRDefault="00753B24">
      <w:pPr>
        <w:pStyle w:val="Figure"/>
        <w:rPr>
          <w:ins w:id="597" w:author="Gaetan Gaudard" w:date="2020-05-30T11:39:00Z"/>
          <w:sz w:val="22"/>
          <w:szCs w:val="22"/>
          <w:rPrChange w:id="598" w:author="Gaetan Gaudard" w:date="2020-05-30T15:28:00Z">
            <w:rPr>
              <w:ins w:id="599" w:author="Gaetan Gaudard" w:date="2020-05-30T11:39:00Z"/>
            </w:rPr>
          </w:rPrChange>
        </w:rPr>
        <w:pPrChange w:id="600" w:author="Gaetan Gaudard" w:date="2020-05-30T15:27:00Z">
          <w:pPr>
            <w:pStyle w:val="NormalWeb"/>
            <w:spacing w:before="0" w:beforeAutospacing="0" w:after="240" w:afterAutospacing="0"/>
            <w:jc w:val="center"/>
          </w:pPr>
        </w:pPrChange>
      </w:pPr>
      <w:ins w:id="601" w:author="Gaetan Gaudard" w:date="2020-05-30T15:26:00Z">
        <w:r w:rsidRPr="00EB1207">
          <w:rPr>
            <w:rPrChange w:id="602" w:author="Gaetan Gaudard" w:date="2020-05-30T15:28:00Z">
              <w:rPr/>
            </w:rPrChange>
          </w:rPr>
          <w:t xml:space="preserve">Figure </w:t>
        </w:r>
      </w:ins>
      <w:ins w:id="603" w:author="Gaetan Gaudard" w:date="2020-05-30T15:28:00Z">
        <w:r w:rsidR="00EB1207" w:rsidRPr="00EB1207">
          <w:rPr>
            <w:rPrChange w:id="604" w:author="Gaetan Gaudard" w:date="2020-05-30T15:28:00Z">
              <w:rPr/>
            </w:rPrChange>
          </w:rPr>
          <w:t>4</w:t>
        </w:r>
      </w:ins>
      <w:ins w:id="605" w:author="Gaetan Gaudard" w:date="2020-05-30T15:27:00Z">
        <w:r w:rsidR="007D3E4E" w:rsidRPr="00EB1207">
          <w:rPr>
            <w:rPrChange w:id="606" w:author="Gaetan Gaudard" w:date="2020-05-30T15:28:00Z">
              <w:rPr/>
            </w:rPrChange>
          </w:rPr>
          <w:t> : Co</w:t>
        </w:r>
        <w:r w:rsidR="007D3E4E" w:rsidRPr="00EB1207">
          <w:rPr>
            <w:rPrChange w:id="607" w:author="Gaetan Gaudard" w:date="2020-05-30T15:28:00Z">
              <w:rPr>
                <w:lang w:val="en-GB"/>
              </w:rPr>
            </w:rPrChange>
          </w:rPr>
          <w:t xml:space="preserve">de </w:t>
        </w:r>
        <w:r w:rsidR="0053044F" w:rsidRPr="00EB1207">
          <w:rPr>
            <w:rPrChange w:id="608" w:author="Gaetan Gaudard" w:date="2020-05-30T15:28:00Z">
              <w:rPr>
                <w:lang w:val="en-GB"/>
              </w:rPr>
            </w:rPrChange>
          </w:rPr>
          <w:t>d’exemple pour l</w:t>
        </w:r>
        <w:r w:rsidR="0053044F" w:rsidRPr="00EB1207">
          <w:rPr>
            <w:rPrChange w:id="609" w:author="Gaetan Gaudard" w:date="2020-05-30T15:28:00Z">
              <w:rPr/>
            </w:rPrChange>
          </w:rPr>
          <w:t>e calcul du chiffre de contrôle</w:t>
        </w:r>
      </w:ins>
      <w:r w:rsidR="005C28BE">
        <w:t xml:space="preserve">. Inspiré de </w:t>
      </w:r>
      <w:proofErr w:type="spellStart"/>
      <w:r w:rsidR="005C28BE">
        <w:t>Ref</w:t>
      </w:r>
      <w:proofErr w:type="spellEnd"/>
      <w:r w:rsidR="005C28BE">
        <w:t>[2]</w:t>
      </w:r>
    </w:p>
    <w:p w14:paraId="0CAD2B34" w14:textId="4AFF85FF" w:rsidR="003F13C3" w:rsidRPr="00EB1207" w:rsidRDefault="003F13C3">
      <w:pPr>
        <w:pStyle w:val="MonParagraphe"/>
        <w:rPr>
          <w:ins w:id="610" w:author="Gaetan Gaudard" w:date="2020-05-30T15:24:00Z"/>
        </w:rPr>
      </w:pPr>
    </w:p>
    <w:p w14:paraId="4E0B1831" w14:textId="30A97D88" w:rsidR="009D5680" w:rsidRPr="00EB1207" w:rsidRDefault="00B13F41">
      <w:pPr>
        <w:pStyle w:val="MonParagraphe"/>
        <w:jc w:val="left"/>
        <w:rPr>
          <w:ins w:id="611" w:author="Gaetan Gaudard" w:date="2020-05-30T11:39:00Z"/>
          <w:rPrChange w:id="612" w:author="Gaetan Gaudard" w:date="2020-05-30T15:28:00Z">
            <w:rPr>
              <w:ins w:id="613" w:author="Gaetan Gaudard" w:date="2020-05-30T11:39:00Z"/>
            </w:rPr>
          </w:rPrChange>
        </w:rPr>
        <w:pPrChange w:id="614" w:author="Gaetan Gaudard" w:date="2020-05-30T15:33:00Z">
          <w:pPr>
            <w:pStyle w:val="NormalWeb"/>
            <w:spacing w:before="0" w:beforeAutospacing="0" w:after="240" w:afterAutospacing="0"/>
            <w:jc w:val="both"/>
          </w:pPr>
        </w:pPrChange>
      </w:pPr>
      <w:ins w:id="615" w:author="Gaetan Gaudard" w:date="2020-05-30T14:58:00Z">
        <w:r w:rsidRPr="00EB1207">
          <w:rPr>
            <w:rPrChange w:id="616" w:author="Gaetan Gaudard" w:date="2020-05-30T15:28:00Z">
              <w:rPr/>
            </w:rPrChange>
          </w:rPr>
          <w:t xml:space="preserve">On </w:t>
        </w:r>
      </w:ins>
      <w:ins w:id="617" w:author="Gaetan Gaudard" w:date="2020-05-30T15:28:00Z">
        <w:r w:rsidR="00EB1207" w:rsidRPr="00EB1207">
          <w:rPr>
            <w:rPrChange w:id="618" w:author="Gaetan Gaudard" w:date="2020-05-30T15:28:00Z">
              <w:rPr/>
            </w:rPrChange>
          </w:rPr>
          <w:t>a :</w:t>
        </w:r>
      </w:ins>
    </w:p>
    <w:p w14:paraId="1AABE36C" w14:textId="16565DDE" w:rsidR="009D5680" w:rsidRPr="004E3C2D" w:rsidRDefault="009954C1">
      <w:pPr>
        <w:pStyle w:val="MonParagraphe"/>
        <w:jc w:val="left"/>
        <w:rPr>
          <w:ins w:id="619" w:author="Gaetan Gaudard" w:date="2020-05-30T11:39:00Z"/>
          <w:rPrChange w:id="620" w:author="Gaetan Gaudard" w:date="2020-05-30T15:33:00Z">
            <w:rPr>
              <w:ins w:id="621" w:author="Gaetan Gaudard" w:date="2020-05-30T11:39:00Z"/>
            </w:rPr>
          </w:rPrChange>
        </w:rPr>
        <w:pPrChange w:id="622" w:author="Gaetan Gaudard" w:date="2020-05-30T15:33:00Z">
          <w:pPr>
            <w:pStyle w:val="NormalWeb"/>
            <w:spacing w:before="0" w:beforeAutospacing="0" w:after="240" w:afterAutospacing="0"/>
            <w:jc w:val="both"/>
          </w:pPr>
        </w:pPrChange>
      </w:pPr>
      <m:oMathPara>
        <m:oMathParaPr>
          <m:jc m:val="left"/>
        </m:oMathParaPr>
        <m:oMath>
          <m:r>
            <w:ins w:id="623" w:author="Gaetan Gaudard" w:date="2020-05-30T15:34:00Z">
              <w:rPr>
                <w:rFonts w:ascii="Cambria Math" w:hAnsi="Cambria Math"/>
              </w:rPr>
              <m:t xml:space="preserve">    </m:t>
            </w:ins>
          </m:r>
          <m:r>
            <w:ins w:id="624" w:author="Gaetan Gaudard" w:date="2020-05-30T14:58:00Z">
              <w:rPr>
                <w:rFonts w:ascii="Cambria Math" w:hAnsi="Cambria Math"/>
                <w:rPrChange w:id="625" w:author="Gaetan Gaudard" w:date="2020-05-30T15:28:00Z">
                  <w:rPr>
                    <w:rFonts w:ascii="Cambria Math" w:hAnsi="Cambria Math"/>
                  </w:rPr>
                </w:rPrChange>
              </w:rPr>
              <m:t>Impaire</m:t>
            </w:ins>
          </m:r>
          <m:r>
            <w:ins w:id="626" w:author="Gaetan Gaudard" w:date="2020-05-30T14:58:00Z">
              <m:rPr>
                <m:sty m:val="p"/>
              </m:rPr>
              <w:rPr>
                <w:rFonts w:ascii="Cambria Math" w:hAnsi="Cambria Math"/>
                <w:rPrChange w:id="627" w:author="Gaetan Gaudard" w:date="2020-05-30T15:28:00Z">
                  <w:rPr>
                    <w:rFonts w:ascii="Cambria Math" w:hAnsi="Cambria Math"/>
                  </w:rPr>
                </w:rPrChange>
              </w:rPr>
              <m:t>=2+0+8+6+4+2=2</m:t>
            </w:ins>
          </m:r>
          <m:r>
            <w:ins w:id="628" w:author="Gaetan Gaudard" w:date="2020-05-30T14:58:00Z">
              <m:rPr>
                <m:sty m:val="p"/>
              </m:rPr>
              <w:rPr>
                <w:rFonts w:ascii="Cambria Math" w:hAnsi="Cambria Math"/>
                <w:rPrChange w:id="629" w:author="Gaetan Gaudard" w:date="2020-05-30T15:33:00Z">
                  <w:rPr>
                    <w:rFonts w:ascii="Cambria Math" w:hAnsi="Cambria Math"/>
                  </w:rPr>
                </w:rPrChange>
              </w:rPr>
              <m:t>2</m:t>
            </w:ins>
          </m:r>
        </m:oMath>
      </m:oMathPara>
    </w:p>
    <w:p w14:paraId="4F4074FC" w14:textId="7719639A" w:rsidR="009D5680" w:rsidRPr="004E3C2D" w:rsidRDefault="009954C1">
      <w:pPr>
        <w:pStyle w:val="MonParagraphe"/>
        <w:ind w:firstLine="0"/>
        <w:jc w:val="left"/>
        <w:rPr>
          <w:ins w:id="630" w:author="Gaetan Gaudard" w:date="2020-05-30T11:39:00Z"/>
          <w:rPrChange w:id="631" w:author="Gaetan Gaudard" w:date="2020-05-30T15:33:00Z">
            <w:rPr>
              <w:ins w:id="632" w:author="Gaetan Gaudard" w:date="2020-05-30T11:39:00Z"/>
            </w:rPr>
          </w:rPrChange>
        </w:rPr>
        <w:pPrChange w:id="633" w:author="Gaetan Gaudard" w:date="2020-05-30T15:33:00Z">
          <w:pPr>
            <w:pStyle w:val="NormalWeb"/>
            <w:spacing w:before="0" w:beforeAutospacing="0" w:after="240" w:afterAutospacing="0"/>
            <w:jc w:val="both"/>
          </w:pPr>
        </w:pPrChange>
      </w:pPr>
      <m:oMathPara>
        <m:oMathParaPr>
          <m:jc m:val="left"/>
        </m:oMathParaPr>
        <m:oMath>
          <m:r>
            <w:ins w:id="634" w:author="Gaetan Gaudard" w:date="2020-05-30T15:34:00Z">
              <w:rPr>
                <w:rFonts w:ascii="Cambria Math" w:hAnsi="Cambria Math"/>
              </w:rPr>
              <m:t xml:space="preserve">    </m:t>
            </w:ins>
          </m:r>
          <m:r>
            <w:ins w:id="635" w:author="Gaetan Gaudard" w:date="2020-05-30T14:58:00Z">
              <w:rPr>
                <w:rFonts w:ascii="Cambria Math" w:hAnsi="Cambria Math"/>
                <w:rPrChange w:id="636" w:author="Gaetan Gaudard" w:date="2020-05-30T15:28:00Z">
                  <w:rPr>
                    <w:rFonts w:ascii="Cambria Math" w:hAnsi="Cambria Math"/>
                  </w:rPr>
                </w:rPrChange>
              </w:rPr>
              <m:t>Paire</m:t>
            </w:ins>
          </m:r>
          <m:r>
            <w:ins w:id="637" w:author="Gaetan Gaudard" w:date="2020-05-30T14:59:00Z">
              <m:rPr>
                <m:sty m:val="p"/>
              </m:rPr>
              <w:rPr>
                <w:rFonts w:ascii="Cambria Math" w:hAnsi="Cambria Math"/>
                <w:rPrChange w:id="638" w:author="Gaetan Gaudard" w:date="2020-05-30T15:28:00Z">
                  <w:rPr>
                    <w:rFonts w:ascii="Cambria Math" w:hAnsi="Cambria Math"/>
                  </w:rPr>
                </w:rPrChange>
              </w:rPr>
              <m:t>=1+9+7+5+3+1=2</m:t>
            </w:ins>
          </m:r>
          <m:r>
            <w:ins w:id="639" w:author="Gaetan Gaudard" w:date="2020-05-30T14:59:00Z">
              <m:rPr>
                <m:sty m:val="p"/>
              </m:rPr>
              <w:rPr>
                <w:rFonts w:ascii="Cambria Math" w:hAnsi="Cambria Math"/>
                <w:rPrChange w:id="640" w:author="Gaetan Gaudard" w:date="2020-05-30T15:33:00Z">
                  <w:rPr>
                    <w:rFonts w:ascii="Cambria Math" w:hAnsi="Cambria Math"/>
                  </w:rPr>
                </w:rPrChange>
              </w:rPr>
              <m:t>6</m:t>
            </w:ins>
          </m:r>
        </m:oMath>
      </m:oMathPara>
    </w:p>
    <w:p w14:paraId="5A7EEAF9" w14:textId="63E588B0" w:rsidR="009D5680" w:rsidRPr="00EB1207" w:rsidRDefault="004E3C2D" w:rsidP="005C28BE">
      <w:pPr>
        <w:pStyle w:val="MonParagraphe"/>
        <w:jc w:val="left"/>
        <w:rPr>
          <w:ins w:id="641" w:author="Gaetan Gaudard" w:date="2020-05-30T11:39:00Z"/>
          <w:rPrChange w:id="642" w:author="Gaetan Gaudard" w:date="2020-05-30T15:28:00Z">
            <w:rPr>
              <w:ins w:id="643" w:author="Gaetan Gaudard" w:date="2020-05-30T11:39:00Z"/>
            </w:rPr>
          </w:rPrChange>
        </w:rPr>
        <w:pPrChange w:id="644" w:author="Gaetan Gaudard" w:date="2020-05-30T15:34:00Z">
          <w:pPr>
            <w:pStyle w:val="NormalWeb"/>
            <w:spacing w:before="0" w:beforeAutospacing="0" w:after="240" w:afterAutospacing="0"/>
          </w:pPr>
        </w:pPrChange>
      </w:pPr>
      <m:oMathPara>
        <m:oMath>
          <m:r>
            <w:ins w:id="645" w:author="Gaetan Gaudard" w:date="2020-05-30T15:34:00Z">
              <w:rPr>
                <w:rFonts w:ascii="Cambria Math" w:hAnsi="Cambria Math"/>
              </w:rPr>
              <m:t xml:space="preserve">   </m:t>
            </w:ins>
          </m:r>
          <m:r>
            <w:ins w:id="646" w:author="Gaetan Gaudard" w:date="2020-05-30T15:30:00Z">
              <w:rPr>
                <w:rFonts w:ascii="Cambria Math" w:hAnsi="Cambria Math"/>
              </w:rPr>
              <m:t>(</m:t>
            </w:ins>
          </m:r>
          <m:r>
            <w:ins w:id="647" w:author="Gaetan Gaudard" w:date="2020-05-30T15:11:00Z">
              <w:rPr>
                <w:rFonts w:ascii="Cambria Math" w:hAnsi="Cambria Math"/>
                <w:rPrChange w:id="648" w:author="Gaetan Gaudard" w:date="2020-05-30T15:28:00Z">
                  <w:rPr>
                    <w:rFonts w:ascii="Cambria Math" w:hAnsi="Cambria Math"/>
                  </w:rPr>
                </w:rPrChange>
              </w:rPr>
              <m:t>-</m:t>
            </w:ins>
          </m:r>
          <m:d>
            <m:dPr>
              <m:ctrlPr>
                <w:ins w:id="649" w:author="Gaetan Gaudard" w:date="2020-05-30T14:59:00Z">
                  <w:rPr>
                    <w:rFonts w:ascii="Cambria Math" w:hAnsi="Cambria Math"/>
                    <w:i/>
                  </w:rPr>
                </w:ins>
              </m:ctrlPr>
            </m:dPr>
            <m:e>
              <m:r>
                <w:ins w:id="650" w:author="Gaetan Gaudard" w:date="2020-05-30T14:59:00Z">
                  <w:rPr>
                    <w:rFonts w:ascii="Cambria Math" w:hAnsi="Cambria Math"/>
                    <w:rPrChange w:id="651" w:author="Gaetan Gaudard" w:date="2020-05-30T15:28:00Z">
                      <w:rPr>
                        <w:rFonts w:ascii="Cambria Math" w:hAnsi="Cambria Math"/>
                      </w:rPr>
                    </w:rPrChange>
                  </w:rPr>
                  <m:t>3×</m:t>
                </w:ins>
              </m:r>
              <m:r>
                <w:rPr>
                  <w:rFonts w:ascii="Cambria Math" w:hAnsi="Cambria Math"/>
                </w:rPr>
                <m:t>Paire</m:t>
              </m:r>
              <m:r>
                <w:ins w:id="652" w:author="Gaetan Gaudard" w:date="2020-05-30T14:59:00Z">
                  <w:rPr>
                    <w:rFonts w:ascii="Cambria Math" w:hAnsi="Cambria Math"/>
                    <w:rPrChange w:id="653" w:author="Gaetan Gaudard" w:date="2020-05-30T15:28:00Z">
                      <w:rPr>
                        <w:rFonts w:ascii="Cambria Math" w:hAnsi="Cambria Math"/>
                      </w:rPr>
                    </w:rPrChange>
                  </w:rPr>
                  <m:t>+</m:t>
                </w:ins>
              </m:r>
              <m:r>
                <w:rPr>
                  <w:rFonts w:ascii="Cambria Math" w:hAnsi="Cambria Math"/>
                </w:rPr>
                <m:t>Imp</m:t>
              </m:r>
              <m:r>
                <w:ins w:id="654" w:author="Gaetan Gaudard" w:date="2020-05-30T14:59:00Z">
                  <w:rPr>
                    <w:rFonts w:ascii="Cambria Math" w:hAnsi="Cambria Math"/>
                    <w:rPrChange w:id="655" w:author="Gaetan Gaudard" w:date="2020-05-30T15:28:00Z">
                      <w:rPr>
                        <w:rFonts w:ascii="Cambria Math" w:hAnsi="Cambria Math"/>
                      </w:rPr>
                    </w:rPrChange>
                  </w:rPr>
                  <m:t>aire</m:t>
                </w:ins>
              </m:r>
              <m:r>
                <w:ins w:id="656" w:author="Gaetan Gaudard" w:date="2020-05-30T15:30:00Z">
                  <w:rPr>
                    <w:rFonts w:ascii="Cambria Math" w:hAnsi="Cambria Math"/>
                  </w:rPr>
                  <m:t>)</m:t>
                </w:ins>
              </m:r>
            </m:e>
          </m:d>
          <m:r>
            <w:ins w:id="657" w:author="Gaetan Gaudard" w:date="2020-05-30T15:30:00Z">
              <m:rPr>
                <m:sty m:val="p"/>
              </m:rPr>
              <w:rPr>
                <w:rFonts w:ascii="Cambria Math" w:hAnsi="Cambria Math"/>
              </w:rPr>
              <m:t>%10</m:t>
            </w:ins>
          </m:r>
          <m:r>
            <w:ins w:id="658" w:author="Gaetan Gaudard" w:date="2020-05-30T15:00:00Z">
              <m:rPr>
                <m:sty m:val="p"/>
              </m:rPr>
              <w:rPr>
                <w:rFonts w:ascii="Cambria Math" w:hAnsi="Cambria Math"/>
                <w:rPrChange w:id="659" w:author="Gaetan Gaudard" w:date="2020-05-30T15:28:00Z">
                  <w:rPr>
                    <w:rFonts w:ascii="Cambria Math" w:hAnsi="Cambria Math"/>
                    <w:lang w:val="en-GB"/>
                  </w:rPr>
                </w:rPrChange>
              </w:rPr>
              <m:t xml:space="preserve"> =</m:t>
            </w:ins>
          </m:r>
          <m:d>
            <m:dPr>
              <m:ctrlPr>
                <w:ins w:id="660" w:author="Gaetan Gaudard" w:date="2020-05-30T15:30:00Z">
                  <w:rPr>
                    <w:rFonts w:ascii="Cambria Math" w:hAnsi="Cambria Math"/>
                  </w:rPr>
                </w:ins>
              </m:ctrlPr>
            </m:dPr>
            <m:e>
              <m:r>
                <w:ins w:id="661" w:author="Gaetan Gaudard" w:date="2020-05-30T15:11:00Z">
                  <m:rPr>
                    <m:sty m:val="p"/>
                  </m:rPr>
                  <w:rPr>
                    <w:rFonts w:ascii="Cambria Math" w:hAnsi="Cambria Math"/>
                    <w:rPrChange w:id="662" w:author="Gaetan Gaudard" w:date="2020-05-30T15:28:00Z">
                      <w:rPr>
                        <w:rFonts w:ascii="Cambria Math" w:hAnsi="Cambria Math"/>
                        <w:lang w:val="en-GB"/>
                      </w:rPr>
                    </w:rPrChange>
                  </w:rPr>
                  <m:t>-</m:t>
                </w:ins>
              </m:r>
              <m:r>
                <w:ins w:id="663" w:author="Gaetan Gaudard" w:date="2020-05-30T15:00:00Z">
                  <m:rPr>
                    <m:sty m:val="p"/>
                  </m:rPr>
                  <w:rPr>
                    <w:rFonts w:ascii="Cambria Math" w:hAnsi="Cambria Math"/>
                    <w:rPrChange w:id="664" w:author="Gaetan Gaudard" w:date="2020-05-30T15:28:00Z">
                      <w:rPr>
                        <w:rFonts w:ascii="Cambria Math" w:hAnsi="Cambria Math"/>
                        <w:lang w:val="en-GB"/>
                      </w:rPr>
                    </w:rPrChange>
                  </w:rPr>
                  <m:t xml:space="preserve"> </m:t>
                </w:ins>
              </m:r>
              <m:d>
                <m:dPr>
                  <m:ctrlPr>
                    <w:ins w:id="665" w:author="Gaetan Gaudard" w:date="2020-05-30T15:00:00Z">
                      <w:rPr>
                        <w:rFonts w:ascii="Cambria Math" w:hAnsi="Cambria Math"/>
                      </w:rPr>
                    </w:ins>
                  </m:ctrlPr>
                </m:dPr>
                <m:e>
                  <m:r>
                    <w:ins w:id="666" w:author="Gaetan Gaudard" w:date="2020-05-30T15:00:00Z">
                      <m:rPr>
                        <m:sty m:val="p"/>
                      </m:rPr>
                      <w:rPr>
                        <w:rFonts w:ascii="Cambria Math" w:hAnsi="Cambria Math"/>
                        <w:rPrChange w:id="667" w:author="Gaetan Gaudard" w:date="2020-05-30T15:28:00Z">
                          <w:rPr>
                            <w:rFonts w:ascii="Cambria Math" w:hAnsi="Cambria Math"/>
                            <w:lang w:val="en-GB"/>
                          </w:rPr>
                        </w:rPrChange>
                      </w:rPr>
                      <m:t>3×2</m:t>
                    </w:ins>
                  </m:r>
                  <m:r>
                    <m:rPr>
                      <m:sty m:val="p"/>
                    </m:rPr>
                    <w:rPr>
                      <w:rFonts w:ascii="Cambria Math" w:hAnsi="Cambria Math"/>
                    </w:rPr>
                    <m:t>6</m:t>
                  </m:r>
                  <m:r>
                    <w:ins w:id="668" w:author="Gaetan Gaudard" w:date="2020-05-30T15:00:00Z">
                      <m:rPr>
                        <m:sty m:val="p"/>
                      </m:rPr>
                      <w:rPr>
                        <w:rFonts w:ascii="Cambria Math" w:hAnsi="Cambria Math"/>
                        <w:rPrChange w:id="669" w:author="Gaetan Gaudard" w:date="2020-05-30T15:28:00Z">
                          <w:rPr>
                            <w:rFonts w:ascii="Cambria Math" w:hAnsi="Cambria Math"/>
                            <w:lang w:val="en-GB"/>
                          </w:rPr>
                        </w:rPrChange>
                      </w:rPr>
                      <m:t>+2</m:t>
                    </w:ins>
                  </m:r>
                  <m:r>
                    <m:rPr>
                      <m:sty m:val="p"/>
                    </m:rPr>
                    <w:rPr>
                      <w:rFonts w:ascii="Cambria Math" w:hAnsi="Cambria Math"/>
                    </w:rPr>
                    <m:t>2</m:t>
                  </m:r>
                </m:e>
              </m:d>
            </m:e>
          </m:d>
          <m:r>
            <w:ins w:id="670" w:author="Gaetan Gaudard" w:date="2020-05-30T15:30:00Z">
              <m:rPr>
                <m:sty m:val="p"/>
              </m:rPr>
              <w:rPr>
                <w:rFonts w:ascii="Cambria Math" w:hAnsi="Cambria Math"/>
              </w:rPr>
              <m:t>%10</m:t>
            </w:ins>
          </m:r>
          <m:r>
            <w:ins w:id="671" w:author="Gaetan Gaudard" w:date="2020-05-30T15:31:00Z">
              <m:rPr>
                <m:sty m:val="p"/>
              </m:rPr>
              <w:rPr>
                <w:rFonts w:ascii="Cambria Math" w:hAnsi="Cambria Math"/>
              </w:rPr>
              <m:t>=</m:t>
            </w:ins>
          </m:r>
          <m:d>
            <m:dPr>
              <m:ctrlPr>
                <w:ins w:id="672" w:author="Gaetan Gaudard" w:date="2020-05-30T15:31:00Z">
                  <w:rPr>
                    <w:rFonts w:ascii="Cambria Math" w:hAnsi="Cambria Math"/>
                  </w:rPr>
                </w:ins>
              </m:ctrlPr>
            </m:dPr>
            <m:e>
              <m:r>
                <m:rPr>
                  <m:sty m:val="p"/>
                </m:rPr>
                <w:rPr>
                  <w:rFonts w:ascii="Cambria Math" w:hAnsi="Cambria Math"/>
                </w:rPr>
                <m:t>100</m:t>
              </m:r>
            </m:e>
          </m:d>
          <m:r>
            <w:ins w:id="673" w:author="Gaetan Gaudard" w:date="2020-05-30T15:31:00Z">
              <m:rPr>
                <m:sty m:val="p"/>
              </m:rPr>
              <w:rPr>
                <w:rFonts w:ascii="Cambria Math" w:hAnsi="Cambria Math"/>
              </w:rPr>
              <m:t>%10=</m:t>
            </w:ins>
          </m:r>
          <m:r>
            <m:rPr>
              <m:sty m:val="p"/>
            </m:rPr>
            <w:rPr>
              <w:rFonts w:ascii="Cambria Math" w:hAnsi="Cambria Math"/>
            </w:rPr>
            <m:t>0</m:t>
          </m:r>
        </m:oMath>
      </m:oMathPara>
    </w:p>
    <w:p w14:paraId="52093609" w14:textId="27E79C50" w:rsidR="009D5680" w:rsidRPr="00EB1207" w:rsidRDefault="005C28BE">
      <w:pPr>
        <w:pStyle w:val="MonParagraphe"/>
        <w:jc w:val="left"/>
        <w:rPr>
          <w:ins w:id="674" w:author="Gaetan Gaudard" w:date="2020-05-30T11:39:00Z"/>
          <w:rPrChange w:id="675" w:author="Gaetan Gaudard" w:date="2020-05-30T15:28:00Z">
            <w:rPr>
              <w:ins w:id="676" w:author="Gaetan Gaudard" w:date="2020-05-30T11:39:00Z"/>
            </w:rPr>
          </w:rPrChange>
        </w:rPr>
        <w:pPrChange w:id="677" w:author="Gaetan Gaudard" w:date="2020-05-30T15:33:00Z">
          <w:pPr>
            <w:pStyle w:val="NormalWeb"/>
            <w:spacing w:before="0" w:beforeAutospacing="0" w:after="240" w:afterAutospacing="0"/>
          </w:pPr>
        </w:pPrChange>
      </w:pPr>
      <w:r>
        <w:t>0</w:t>
      </w:r>
      <w:ins w:id="678" w:author="Gaetan Gaudard" w:date="2020-05-30T11:39:00Z">
        <w:r w:rsidR="009D5680" w:rsidRPr="00EB1207">
          <w:rPr>
            <w:rPrChange w:id="679" w:author="Gaetan Gaudard" w:date="2020-05-30T15:28:00Z">
              <w:rPr/>
            </w:rPrChange>
          </w:rPr>
          <w:t xml:space="preserve"> est donc le chiffre de contrôle de ce code.</w:t>
        </w:r>
      </w:ins>
    </w:p>
    <w:p w14:paraId="1CB2BF1F" w14:textId="77777777" w:rsidR="00C75C06" w:rsidRPr="00EB1207" w:rsidRDefault="00C75C06">
      <w:pPr>
        <w:pStyle w:val="MonParagraphe"/>
        <w:ind w:firstLine="0"/>
        <w:rPr>
          <w:ins w:id="680" w:author="Gaetan Gaudard" w:date="2020-05-30T15:18:00Z"/>
        </w:rPr>
        <w:pPrChange w:id="681" w:author="Gaetan Gaudard" w:date="2020-05-30T15:19:00Z">
          <w:pPr>
            <w:pStyle w:val="MonParagraphe"/>
          </w:pPr>
        </w:pPrChange>
      </w:pPr>
    </w:p>
    <w:p w14:paraId="7FF03458" w14:textId="77777777" w:rsidR="00F936A0" w:rsidRDefault="00F936A0">
      <w:pPr>
        <w:widowControl/>
        <w:suppressAutoHyphens w:val="0"/>
        <w:autoSpaceDN/>
        <w:textAlignment w:val="auto"/>
        <w:rPr>
          <w:rFonts w:ascii="Arial" w:eastAsia="Times New Roman" w:hAnsi="Arial" w:cs="Arial"/>
          <w:b/>
          <w:bCs/>
          <w:sz w:val="32"/>
          <w:szCs w:val="32"/>
        </w:rPr>
      </w:pPr>
      <w:r>
        <w:br w:type="page"/>
      </w:r>
    </w:p>
    <w:p w14:paraId="08563FFE" w14:textId="24402571" w:rsidR="00C75C06" w:rsidRPr="00EB1207" w:rsidRDefault="005341E4" w:rsidP="00F936A0">
      <w:pPr>
        <w:pStyle w:val="MonTitreSection"/>
        <w:rPr>
          <w:ins w:id="682" w:author="Gaetan Gaudard" w:date="2020-05-30T15:18:00Z"/>
          <w:rPrChange w:id="683" w:author="Gaetan Gaudard" w:date="2020-05-30T15:28:00Z">
            <w:rPr>
              <w:ins w:id="684" w:author="Gaetan Gaudard" w:date="2020-05-30T15:18:00Z"/>
            </w:rPr>
          </w:rPrChange>
        </w:rPr>
        <w:pPrChange w:id="685" w:author="Gaetan Gaudard" w:date="2020-05-30T15:20:00Z">
          <w:pPr>
            <w:pStyle w:val="NormalWeb"/>
            <w:spacing w:before="0" w:beforeAutospacing="0" w:after="240" w:afterAutospacing="0"/>
            <w:jc w:val="both"/>
          </w:pPr>
        </w:pPrChange>
      </w:pPr>
      <w:bookmarkStart w:id="686" w:name="_Toc41838505"/>
      <w:ins w:id="687" w:author="Gaetan Gaudard" w:date="2020-05-30T15:18:00Z">
        <w:r w:rsidRPr="00EB1207">
          <w:rPr>
            <w:rPrChange w:id="688" w:author="Gaetan Gaudard" w:date="2020-05-30T15:28:00Z">
              <w:rPr>
                <w:b/>
                <w:bCs/>
                <w:iCs/>
                <w:color w:val="000000"/>
                <w:sz w:val="22"/>
                <w:szCs w:val="22"/>
              </w:rPr>
            </w:rPrChange>
          </w:rPr>
          <w:lastRenderedPageBreak/>
          <w:t>Phase de prétraitement</w:t>
        </w:r>
      </w:ins>
      <w:r w:rsidR="00F936A0">
        <w:t xml:space="preserve">, </w:t>
      </w:r>
      <w:ins w:id="689" w:author="Gaetan Gaudard" w:date="2020-05-30T15:18:00Z">
        <w:r w:rsidRPr="00EB1207">
          <w:rPr>
            <w:rPrChange w:id="690" w:author="Gaetan Gaudard" w:date="2020-05-30T15:28:00Z">
              <w:rPr>
                <w:b/>
                <w:bCs/>
                <w:iCs/>
                <w:color w:val="000000"/>
                <w:sz w:val="22"/>
                <w:szCs w:val="22"/>
              </w:rPr>
            </w:rPrChange>
          </w:rPr>
          <w:t>les bases d</w:t>
        </w:r>
      </w:ins>
      <w:r w:rsidR="00EA39E2">
        <w:t>u</w:t>
      </w:r>
      <w:ins w:id="691" w:author="Gaetan Gaudard" w:date="2020-05-30T15:18:00Z">
        <w:r w:rsidRPr="00EB1207">
          <w:rPr>
            <w:rPrChange w:id="692" w:author="Gaetan Gaudard" w:date="2020-05-30T15:28:00Z">
              <w:rPr>
                <w:b/>
                <w:bCs/>
                <w:iCs/>
                <w:color w:val="000000"/>
                <w:sz w:val="22"/>
                <w:szCs w:val="22"/>
              </w:rPr>
            </w:rPrChange>
          </w:rPr>
          <w:t xml:space="preserve"> traitement d’image</w:t>
        </w:r>
        <w:bookmarkEnd w:id="686"/>
      </w:ins>
    </w:p>
    <w:p w14:paraId="3C7D54A4" w14:textId="63C03FB0" w:rsidR="005341E4" w:rsidRPr="00590E43" w:rsidRDefault="005341E4">
      <w:pPr>
        <w:pStyle w:val="MonParagraphe"/>
        <w:rPr>
          <w:ins w:id="693" w:author="Gaetan Gaudard" w:date="2020-05-30T15:18:00Z"/>
          <w:rFonts w:asciiTheme="minorHAnsi" w:hAnsiTheme="minorHAnsi" w:cstheme="minorHAnsi"/>
          <w:rPrChange w:id="694" w:author="Gaetan Gaudard" w:date="2020-05-30T15:28:00Z">
            <w:rPr>
              <w:ins w:id="695" w:author="Gaetan Gaudard" w:date="2020-05-30T15:18:00Z"/>
            </w:rPr>
          </w:rPrChange>
        </w:rPr>
        <w:pPrChange w:id="696" w:author="Gaetan Gaudard" w:date="2020-05-30T15:20:00Z">
          <w:pPr>
            <w:pStyle w:val="NormalWeb"/>
            <w:spacing w:before="0" w:beforeAutospacing="0" w:after="240" w:afterAutospacing="0"/>
            <w:jc w:val="both"/>
          </w:pPr>
        </w:pPrChange>
      </w:pPr>
      <w:ins w:id="697" w:author="Gaetan Gaudard" w:date="2020-05-30T15:18:00Z">
        <w:r w:rsidRPr="00590E43">
          <w:rPr>
            <w:rFonts w:asciiTheme="minorHAnsi" w:hAnsiTheme="minorHAnsi" w:cstheme="minorHAnsi"/>
            <w:rPrChange w:id="698" w:author="Gaetan Gaudard" w:date="2020-05-30T15:28:00Z">
              <w:rPr/>
            </w:rPrChange>
          </w:rPr>
          <w:t>Après de nombreuses recherches documentaires concernant le décryptage des codes</w:t>
        </w:r>
      </w:ins>
      <w:ins w:id="699" w:author="Gaetan Gaudard" w:date="2020-05-30T15:21:00Z">
        <w:r w:rsidR="00C75C06" w:rsidRPr="00590E43">
          <w:rPr>
            <w:rFonts w:asciiTheme="minorHAnsi" w:hAnsiTheme="minorHAnsi" w:cstheme="minorHAnsi"/>
            <w:rPrChange w:id="700" w:author="Gaetan Gaudard" w:date="2020-05-30T15:28:00Z">
              <w:rPr/>
            </w:rPrChange>
          </w:rPr>
          <w:t>-barres,</w:t>
        </w:r>
      </w:ins>
      <w:ins w:id="701" w:author="Gaetan Gaudard" w:date="2020-05-30T15:18:00Z">
        <w:r w:rsidRPr="00590E43">
          <w:rPr>
            <w:rFonts w:asciiTheme="minorHAnsi" w:hAnsiTheme="minorHAnsi" w:cstheme="minorHAnsi"/>
            <w:rPrChange w:id="702" w:author="Gaetan Gaudard" w:date="2020-05-30T15:28:00Z">
              <w:rPr/>
            </w:rPrChange>
          </w:rPr>
          <w:t xml:space="preserve"> il apparaît plusieurs étapes de traitement d’image qui reviennent régulièrement. Il faut d’abord transformer l’image en niveau de gris, éventuellement la filtrer, puis la binariser avec un niveau de seuillage.  Ces étapes sont résumées dans le schéma suivant :</w:t>
        </w:r>
      </w:ins>
    </w:p>
    <w:p w14:paraId="2F24DED6" w14:textId="0A5BBFB4" w:rsidR="005341E4" w:rsidRDefault="005341E4" w:rsidP="006A2EEF">
      <w:pPr>
        <w:pStyle w:val="MonParagraphe"/>
        <w:jc w:val="center"/>
        <w:rPr>
          <w:ins w:id="703" w:author="Gaetan Gaudard" w:date="2020-05-30T15:34:00Z"/>
        </w:rPr>
      </w:pPr>
      <w:ins w:id="704" w:author="Gaetan Gaudard" w:date="2020-05-30T15:18:00Z">
        <w:r w:rsidRPr="00EB1207">
          <w:rPr>
            <w:noProof/>
            <w:rPrChange w:id="705" w:author="Gaetan Gaudard" w:date="2020-05-30T15:28:00Z">
              <w:rPr>
                <w:noProof/>
                <w:bdr w:val="none" w:sz="0" w:space="0" w:color="auto" w:frame="1"/>
              </w:rPr>
            </w:rPrChange>
          </w:rPr>
          <w:drawing>
            <wp:inline distT="0" distB="0" distL="0" distR="0" wp14:anchorId="3109FFF2" wp14:editId="45B8404D">
              <wp:extent cx="3528060" cy="544830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28060" cy="5448300"/>
                      </a:xfrm>
                      <a:prstGeom prst="rect">
                        <a:avLst/>
                      </a:prstGeom>
                      <a:noFill/>
                      <a:ln>
                        <a:noFill/>
                      </a:ln>
                    </pic:spPr>
                  </pic:pic>
                </a:graphicData>
              </a:graphic>
            </wp:inline>
          </w:drawing>
        </w:r>
      </w:ins>
    </w:p>
    <w:p w14:paraId="7CD61CC0" w14:textId="3D19F314" w:rsidR="009954C1" w:rsidRDefault="009954C1" w:rsidP="006A2EEF">
      <w:pPr>
        <w:pStyle w:val="MonParagraphe"/>
        <w:jc w:val="center"/>
        <w:rPr>
          <w:ins w:id="706" w:author="Gaetan Gaudard" w:date="2020-05-30T15:34:00Z"/>
        </w:rPr>
      </w:pPr>
    </w:p>
    <w:p w14:paraId="278F0D86" w14:textId="1BFD2831" w:rsidR="009954C1" w:rsidRPr="00EB1207" w:rsidRDefault="009954C1">
      <w:pPr>
        <w:pStyle w:val="Figure"/>
        <w:rPr>
          <w:ins w:id="707" w:author="Gaetan Gaudard" w:date="2020-05-30T15:18:00Z"/>
          <w:rPrChange w:id="708" w:author="Gaetan Gaudard" w:date="2020-05-30T15:28:00Z">
            <w:rPr>
              <w:ins w:id="709" w:author="Gaetan Gaudard" w:date="2020-05-30T15:18:00Z"/>
            </w:rPr>
          </w:rPrChange>
        </w:rPr>
        <w:pPrChange w:id="710" w:author="Gaetan Gaudard" w:date="2020-05-30T15:35:00Z">
          <w:pPr>
            <w:pStyle w:val="NormalWeb"/>
            <w:spacing w:before="0" w:beforeAutospacing="0" w:after="240" w:afterAutospacing="0"/>
            <w:jc w:val="center"/>
          </w:pPr>
        </w:pPrChange>
      </w:pPr>
      <w:ins w:id="711" w:author="Gaetan Gaudard" w:date="2020-05-30T15:35:00Z">
        <w:r>
          <w:t>Figure 5</w:t>
        </w:r>
        <w:r w:rsidR="006D3FBC">
          <w:t> : Protocole de pr</w:t>
        </w:r>
      </w:ins>
      <w:ins w:id="712" w:author="Gaetan Gaudard" w:date="2020-05-30T15:36:00Z">
        <w:r w:rsidR="006D3FBC">
          <w:t>étraitement de l’image</w:t>
        </w:r>
      </w:ins>
    </w:p>
    <w:p w14:paraId="3485879E" w14:textId="77777777" w:rsidR="005341E4" w:rsidRPr="00F936A0" w:rsidRDefault="005341E4" w:rsidP="00F936A0">
      <w:pPr>
        <w:pStyle w:val="MonTitreSousSection"/>
        <w:rPr>
          <w:ins w:id="713" w:author="Gaetan Gaudard" w:date="2020-05-30T15:18:00Z"/>
          <w:rPrChange w:id="714" w:author="Gaetan Gaudard" w:date="2020-05-30T15:28:00Z">
            <w:rPr>
              <w:ins w:id="715" w:author="Gaetan Gaudard" w:date="2020-05-30T15:18:00Z"/>
            </w:rPr>
          </w:rPrChange>
        </w:rPr>
        <w:pPrChange w:id="716" w:author="Gaetan Gaudard" w:date="2020-05-30T15:37:00Z">
          <w:pPr>
            <w:pStyle w:val="NormalWeb"/>
            <w:numPr>
              <w:numId w:val="14"/>
            </w:numPr>
            <w:tabs>
              <w:tab w:val="num" w:pos="720"/>
            </w:tabs>
            <w:spacing w:before="0" w:beforeAutospacing="0" w:after="240" w:afterAutospacing="0"/>
            <w:ind w:left="720" w:hanging="360"/>
            <w:jc w:val="both"/>
            <w:textAlignment w:val="baseline"/>
          </w:pPr>
        </w:pPrChange>
      </w:pPr>
      <w:bookmarkStart w:id="717" w:name="_Toc41838506"/>
      <w:ins w:id="718" w:author="Gaetan Gaudard" w:date="2020-05-30T15:18:00Z">
        <w:r w:rsidRPr="00F936A0">
          <w:rPr>
            <w:rPrChange w:id="719" w:author="Gaetan Gaudard" w:date="2020-05-30T15:28:00Z">
              <w:rPr/>
            </w:rPrChange>
          </w:rPr>
          <w:t>Récupération de l’image et niveaux de gris</w:t>
        </w:r>
        <w:bookmarkEnd w:id="717"/>
      </w:ins>
    </w:p>
    <w:p w14:paraId="01B08401" w14:textId="1C81F791" w:rsidR="005341E4" w:rsidRPr="00590E43" w:rsidRDefault="005341E4">
      <w:pPr>
        <w:pStyle w:val="MonParagraphe"/>
        <w:rPr>
          <w:ins w:id="720" w:author="Gaetan Gaudard" w:date="2020-05-30T15:18:00Z"/>
          <w:rFonts w:asciiTheme="minorHAnsi" w:hAnsiTheme="minorHAnsi" w:cstheme="minorHAnsi"/>
          <w:rPrChange w:id="721" w:author="Gaetan Gaudard" w:date="2020-05-30T15:28:00Z">
            <w:rPr>
              <w:ins w:id="722" w:author="Gaetan Gaudard" w:date="2020-05-30T15:18:00Z"/>
            </w:rPr>
          </w:rPrChange>
        </w:rPr>
        <w:pPrChange w:id="723" w:author="Gaetan Gaudard" w:date="2020-05-30T15:20:00Z">
          <w:pPr>
            <w:pStyle w:val="NormalWeb"/>
            <w:spacing w:before="0" w:beforeAutospacing="0" w:after="240" w:afterAutospacing="0"/>
            <w:jc w:val="both"/>
          </w:pPr>
        </w:pPrChange>
      </w:pPr>
      <w:ins w:id="724" w:author="Gaetan Gaudard" w:date="2020-05-30T15:18:00Z">
        <w:r w:rsidRPr="00590E43">
          <w:rPr>
            <w:rFonts w:asciiTheme="minorHAnsi" w:hAnsiTheme="minorHAnsi" w:cstheme="minorHAnsi"/>
            <w:rPrChange w:id="725" w:author="Gaetan Gaudard" w:date="2020-05-30T15:28:00Z">
              <w:rPr/>
            </w:rPrChange>
          </w:rPr>
          <w:t xml:space="preserve">Ces étapes se font simplement avec les fonctions </w:t>
        </w:r>
      </w:ins>
      <w:proofErr w:type="spellStart"/>
      <w:ins w:id="726" w:author="Gaetan Gaudard" w:date="2020-05-30T15:37:00Z">
        <w:r w:rsidR="00DA65B0" w:rsidRPr="00590E43">
          <w:rPr>
            <w:rFonts w:asciiTheme="minorHAnsi" w:hAnsiTheme="minorHAnsi" w:cstheme="minorHAnsi"/>
            <w:rPrChange w:id="727" w:author="Gaetan Gaudard" w:date="2020-05-30T15:28:00Z">
              <w:rPr/>
            </w:rPrChange>
          </w:rPr>
          <w:t>imread</w:t>
        </w:r>
        <w:proofErr w:type="spellEnd"/>
        <w:r w:rsidR="00DA65B0" w:rsidRPr="00590E43">
          <w:rPr>
            <w:rFonts w:asciiTheme="minorHAnsi" w:hAnsiTheme="minorHAnsi" w:cstheme="minorHAnsi"/>
            <w:rPrChange w:id="728" w:author="Gaetan Gaudard" w:date="2020-05-30T15:28:00Z">
              <w:rPr/>
            </w:rPrChange>
          </w:rPr>
          <w:t>(</w:t>
        </w:r>
      </w:ins>
      <w:ins w:id="729" w:author="Gaetan Gaudard" w:date="2020-05-30T15:18:00Z">
        <w:r w:rsidRPr="00590E43">
          <w:rPr>
            <w:rFonts w:asciiTheme="minorHAnsi" w:hAnsiTheme="minorHAnsi" w:cstheme="minorHAnsi"/>
            <w:rPrChange w:id="730" w:author="Gaetan Gaudard" w:date="2020-05-30T15:28:00Z">
              <w:rPr/>
            </w:rPrChange>
          </w:rPr>
          <w:t>) et rgb2gray()</w:t>
        </w:r>
      </w:ins>
      <w:r w:rsidR="00F936A0">
        <w:rPr>
          <w:rFonts w:asciiTheme="minorHAnsi" w:hAnsiTheme="minorHAnsi" w:cstheme="minorHAnsi"/>
        </w:rPr>
        <w:t xml:space="preserve"> de Matlab</w:t>
      </w:r>
      <w:ins w:id="731" w:author="Gaetan Gaudard" w:date="2020-05-30T15:18:00Z">
        <w:r w:rsidRPr="00590E43">
          <w:rPr>
            <w:rFonts w:asciiTheme="minorHAnsi" w:hAnsiTheme="minorHAnsi" w:cstheme="minorHAnsi"/>
            <w:rPrChange w:id="732" w:author="Gaetan Gaudard" w:date="2020-05-30T15:28:00Z">
              <w:rPr/>
            </w:rPrChange>
          </w:rPr>
          <w:t>. La première nous donne une matrice de pixel</w:t>
        </w:r>
      </w:ins>
      <w:r w:rsidR="00F936A0">
        <w:rPr>
          <w:rFonts w:asciiTheme="minorHAnsi" w:hAnsiTheme="minorHAnsi" w:cstheme="minorHAnsi"/>
        </w:rPr>
        <w:t>s</w:t>
      </w:r>
      <w:ins w:id="733" w:author="Gaetan Gaudard" w:date="2020-05-30T15:18:00Z">
        <w:r w:rsidRPr="00590E43">
          <w:rPr>
            <w:rFonts w:asciiTheme="minorHAnsi" w:hAnsiTheme="minorHAnsi" w:cstheme="minorHAnsi"/>
            <w:rPrChange w:id="734" w:author="Gaetan Gaudard" w:date="2020-05-30T15:28:00Z">
              <w:rPr/>
            </w:rPrChange>
          </w:rPr>
          <w:t xml:space="preserve"> de la taille de l’image. Chaque pixel est </w:t>
        </w:r>
      </w:ins>
      <w:ins w:id="735" w:author="Gaetan Gaudard" w:date="2020-05-30T15:37:00Z">
        <w:r w:rsidR="00DA65B0" w:rsidRPr="00590E43">
          <w:rPr>
            <w:rFonts w:asciiTheme="minorHAnsi" w:hAnsiTheme="minorHAnsi" w:cstheme="minorHAnsi"/>
            <w:rPrChange w:id="736" w:author="Gaetan Gaudard" w:date="2020-05-30T15:28:00Z">
              <w:rPr/>
            </w:rPrChange>
          </w:rPr>
          <w:t>constitué</w:t>
        </w:r>
      </w:ins>
      <w:ins w:id="737" w:author="Gaetan Gaudard" w:date="2020-05-30T15:18:00Z">
        <w:r w:rsidRPr="00590E43">
          <w:rPr>
            <w:rFonts w:asciiTheme="minorHAnsi" w:hAnsiTheme="minorHAnsi" w:cstheme="minorHAnsi"/>
            <w:rPrChange w:id="738" w:author="Gaetan Gaudard" w:date="2020-05-30T15:28:00Z">
              <w:rPr/>
            </w:rPrChange>
          </w:rPr>
          <w:t xml:space="preserve"> de 3 valeurs correspondant à l’intensité (entre 0 et 255) du vert, du rouge et du bleu. La seconde fonction fait simplement une moyenne de ces trois valeurs pour obtenir un niveau de gris entre 0 (noir) et 255 (blanc). </w:t>
        </w:r>
      </w:ins>
    </w:p>
    <w:p w14:paraId="6BC4D867" w14:textId="77777777" w:rsidR="005341E4" w:rsidRPr="00F936A0" w:rsidRDefault="005341E4" w:rsidP="00F936A0">
      <w:pPr>
        <w:pStyle w:val="MonTitreSousSection"/>
        <w:rPr>
          <w:ins w:id="739" w:author="Gaetan Gaudard" w:date="2020-05-30T15:18:00Z"/>
          <w:rPrChange w:id="740" w:author="Gaetan Gaudard" w:date="2020-05-30T15:28:00Z">
            <w:rPr>
              <w:ins w:id="741" w:author="Gaetan Gaudard" w:date="2020-05-30T15:18:00Z"/>
            </w:rPr>
          </w:rPrChange>
        </w:rPr>
        <w:pPrChange w:id="742" w:author="Gaetan Gaudard" w:date="2020-05-30T15:40:00Z">
          <w:pPr>
            <w:pStyle w:val="NormalWeb"/>
            <w:numPr>
              <w:numId w:val="15"/>
            </w:numPr>
            <w:tabs>
              <w:tab w:val="num" w:pos="720"/>
            </w:tabs>
            <w:spacing w:before="0" w:beforeAutospacing="0" w:after="240" w:afterAutospacing="0"/>
            <w:ind w:left="720" w:hanging="360"/>
            <w:jc w:val="both"/>
            <w:textAlignment w:val="baseline"/>
          </w:pPr>
        </w:pPrChange>
      </w:pPr>
      <w:bookmarkStart w:id="743" w:name="_Toc41838507"/>
      <w:ins w:id="744" w:author="Gaetan Gaudard" w:date="2020-05-30T15:18:00Z">
        <w:r w:rsidRPr="00F936A0">
          <w:rPr>
            <w:rPrChange w:id="745" w:author="Gaetan Gaudard" w:date="2020-05-30T15:28:00Z">
              <w:rPr/>
            </w:rPrChange>
          </w:rPr>
          <w:lastRenderedPageBreak/>
          <w:t>Filtrage de l’image et augmentation du contraste</w:t>
        </w:r>
        <w:bookmarkEnd w:id="743"/>
      </w:ins>
    </w:p>
    <w:p w14:paraId="79AED08B" w14:textId="79B180A8" w:rsidR="005341E4" w:rsidRPr="00590E43" w:rsidRDefault="005341E4">
      <w:pPr>
        <w:pStyle w:val="MonParagraphe"/>
        <w:rPr>
          <w:ins w:id="746" w:author="Gaetan Gaudard" w:date="2020-05-30T15:18:00Z"/>
          <w:rFonts w:asciiTheme="minorHAnsi" w:hAnsiTheme="minorHAnsi" w:cstheme="minorHAnsi"/>
          <w:rPrChange w:id="747" w:author="Gaetan Gaudard" w:date="2020-05-30T15:28:00Z">
            <w:rPr>
              <w:ins w:id="748" w:author="Gaetan Gaudard" w:date="2020-05-30T15:18:00Z"/>
            </w:rPr>
          </w:rPrChange>
        </w:rPr>
        <w:pPrChange w:id="749" w:author="Gaetan Gaudard" w:date="2020-05-30T15:20:00Z">
          <w:pPr>
            <w:pStyle w:val="NormalWeb"/>
            <w:spacing w:before="0" w:beforeAutospacing="0" w:after="240" w:afterAutospacing="0"/>
            <w:jc w:val="both"/>
          </w:pPr>
        </w:pPrChange>
      </w:pPr>
      <w:ins w:id="750" w:author="Gaetan Gaudard" w:date="2020-05-30T15:18:00Z">
        <w:r w:rsidRPr="00590E43">
          <w:rPr>
            <w:rFonts w:asciiTheme="minorHAnsi" w:hAnsiTheme="minorHAnsi" w:cstheme="minorHAnsi"/>
            <w:rPrChange w:id="751" w:author="Gaetan Gaudard" w:date="2020-05-30T15:28:00Z">
              <w:rPr/>
            </w:rPrChange>
          </w:rPr>
          <w:t xml:space="preserve">Le filtre Top-Hat-Black est un filtre morphologique qui permet de mettre en évidence certains </w:t>
        </w:r>
      </w:ins>
      <w:ins w:id="752" w:author="Gaetan Gaudard" w:date="2020-05-30T15:40:00Z">
        <w:r w:rsidR="00BF41D8" w:rsidRPr="00590E43">
          <w:rPr>
            <w:rFonts w:asciiTheme="minorHAnsi" w:hAnsiTheme="minorHAnsi" w:cstheme="minorHAnsi"/>
            <w:rPrChange w:id="753" w:author="Gaetan Gaudard" w:date="2020-05-30T15:28:00Z">
              <w:rPr/>
            </w:rPrChange>
          </w:rPr>
          <w:t>éléments noirs</w:t>
        </w:r>
      </w:ins>
      <w:ins w:id="754" w:author="Gaetan Gaudard" w:date="2020-05-30T15:18:00Z">
        <w:r w:rsidRPr="00590E43">
          <w:rPr>
            <w:rFonts w:asciiTheme="minorHAnsi" w:hAnsiTheme="minorHAnsi" w:cstheme="minorHAnsi"/>
            <w:rPrChange w:id="755" w:author="Gaetan Gaudard" w:date="2020-05-30T15:28:00Z">
              <w:rPr/>
            </w:rPrChange>
          </w:rPr>
          <w:t xml:space="preserve"> de l’image</w:t>
        </w:r>
      </w:ins>
      <w:r w:rsidR="00F936A0">
        <w:rPr>
          <w:rFonts w:asciiTheme="minorHAnsi" w:hAnsiTheme="minorHAnsi" w:cstheme="minorHAnsi"/>
        </w:rPr>
        <w:t xml:space="preserve"> (les barres du code-barres)</w:t>
      </w:r>
      <w:ins w:id="756" w:author="Gaetan Gaudard" w:date="2020-05-30T15:18:00Z">
        <w:r w:rsidRPr="00590E43">
          <w:rPr>
            <w:rFonts w:asciiTheme="minorHAnsi" w:hAnsiTheme="minorHAnsi" w:cstheme="minorHAnsi"/>
            <w:rPrChange w:id="757" w:author="Gaetan Gaudard" w:date="2020-05-30T15:28:00Z">
              <w:rPr/>
            </w:rPrChange>
          </w:rPr>
          <w:t xml:space="preserve">. Pour cela, on utilise un élément structurant (créé avec la fonction </w:t>
        </w:r>
        <w:proofErr w:type="spellStart"/>
        <w:r w:rsidRPr="00590E43">
          <w:rPr>
            <w:rFonts w:asciiTheme="minorHAnsi" w:hAnsiTheme="minorHAnsi" w:cstheme="minorHAnsi"/>
            <w:rPrChange w:id="758" w:author="Gaetan Gaudard" w:date="2020-05-30T15:28:00Z">
              <w:rPr/>
            </w:rPrChange>
          </w:rPr>
          <w:t>strel</w:t>
        </w:r>
        <w:proofErr w:type="spellEnd"/>
        <w:r w:rsidRPr="00590E43">
          <w:rPr>
            <w:rFonts w:asciiTheme="minorHAnsi" w:hAnsiTheme="minorHAnsi" w:cstheme="minorHAnsi"/>
            <w:rPrChange w:id="759" w:author="Gaetan Gaudard" w:date="2020-05-30T15:28:00Z">
              <w:rPr/>
            </w:rPrChange>
          </w:rPr>
          <w:t>() ). Cet élément doit être plus gros que la taille des barres du code</w:t>
        </w:r>
      </w:ins>
      <w:ins w:id="760" w:author="Gaetan Gaudard" w:date="2020-05-30T15:44:00Z">
        <w:r w:rsidR="008960BA" w:rsidRPr="00590E43">
          <w:rPr>
            <w:rFonts w:asciiTheme="minorHAnsi" w:hAnsiTheme="minorHAnsi" w:cstheme="minorHAnsi"/>
          </w:rPr>
          <w:t>-</w:t>
        </w:r>
      </w:ins>
      <w:ins w:id="761" w:author="Gaetan Gaudard" w:date="2020-05-30T15:18:00Z">
        <w:r w:rsidRPr="00590E43">
          <w:rPr>
            <w:rFonts w:asciiTheme="minorHAnsi" w:hAnsiTheme="minorHAnsi" w:cstheme="minorHAnsi"/>
            <w:rPrChange w:id="762" w:author="Gaetan Gaudard" w:date="2020-05-30T15:28:00Z">
              <w:rPr/>
            </w:rPrChange>
          </w:rPr>
          <w:t>barre</w:t>
        </w:r>
      </w:ins>
      <w:ins w:id="763" w:author="Gaetan Gaudard" w:date="2020-05-30T15:45:00Z">
        <w:r w:rsidR="008960BA" w:rsidRPr="00590E43">
          <w:rPr>
            <w:rFonts w:asciiTheme="minorHAnsi" w:hAnsiTheme="minorHAnsi" w:cstheme="minorHAnsi"/>
          </w:rPr>
          <w:t>s</w:t>
        </w:r>
      </w:ins>
      <w:ins w:id="764" w:author="Gaetan Gaudard" w:date="2020-05-30T15:18:00Z">
        <w:r w:rsidRPr="00590E43">
          <w:rPr>
            <w:rFonts w:asciiTheme="minorHAnsi" w:hAnsiTheme="minorHAnsi" w:cstheme="minorHAnsi"/>
            <w:rPrChange w:id="765" w:author="Gaetan Gaudard" w:date="2020-05-30T15:28:00Z">
              <w:rPr/>
            </w:rPrChange>
          </w:rPr>
          <w:t xml:space="preserve">. C’est une sorte de référence qui va permettre de créer une image sans les objets qu’on désire mettre en évidence. Puis, si on fait la différence entre l’image de départ et l’image sans les objets, ces derniers seront mis en exergue sur un fond relativement homogène. Cette étape, réalisée avec la fonction </w:t>
        </w:r>
        <w:proofErr w:type="spellStart"/>
        <w:r w:rsidRPr="00590E43">
          <w:rPr>
            <w:rFonts w:asciiTheme="minorHAnsi" w:hAnsiTheme="minorHAnsi" w:cstheme="minorHAnsi"/>
            <w:rPrChange w:id="766" w:author="Gaetan Gaudard" w:date="2020-05-30T15:28:00Z">
              <w:rPr/>
            </w:rPrChange>
          </w:rPr>
          <w:t>imbothat</w:t>
        </w:r>
        <w:proofErr w:type="spellEnd"/>
        <w:r w:rsidRPr="00590E43">
          <w:rPr>
            <w:rFonts w:asciiTheme="minorHAnsi" w:hAnsiTheme="minorHAnsi" w:cstheme="minorHAnsi"/>
            <w:rPrChange w:id="767" w:author="Gaetan Gaudard" w:date="2020-05-30T15:28:00Z">
              <w:rPr/>
            </w:rPrChange>
          </w:rPr>
          <w:t>(image, élément structurant),  permet de faciliter le seuillage.</w:t>
        </w:r>
      </w:ins>
    </w:p>
    <w:p w14:paraId="42834F45" w14:textId="05CB0EB0" w:rsidR="005341E4" w:rsidRPr="00590E43" w:rsidRDefault="005341E4" w:rsidP="00C75C06">
      <w:pPr>
        <w:pStyle w:val="MonParagraphe"/>
        <w:rPr>
          <w:ins w:id="768" w:author="Gaetan Gaudard" w:date="2020-05-30T18:10:00Z"/>
          <w:rFonts w:asciiTheme="minorHAnsi" w:hAnsiTheme="minorHAnsi" w:cstheme="minorHAnsi"/>
        </w:rPr>
      </w:pPr>
      <w:ins w:id="769" w:author="Gaetan Gaudard" w:date="2020-05-30T15:18:00Z">
        <w:r w:rsidRPr="00590E43">
          <w:rPr>
            <w:rFonts w:asciiTheme="minorHAnsi" w:hAnsiTheme="minorHAnsi" w:cstheme="minorHAnsi"/>
          </w:rPr>
          <w:t xml:space="preserve">On peut également, augmenter le contraste de l’image en niveau de gris grâce à </w:t>
        </w:r>
        <w:proofErr w:type="spellStart"/>
        <w:r w:rsidRPr="00590E43">
          <w:rPr>
            <w:rFonts w:asciiTheme="minorHAnsi" w:hAnsiTheme="minorHAnsi" w:cstheme="minorHAnsi"/>
          </w:rPr>
          <w:t>imadjust</w:t>
        </w:r>
        <w:proofErr w:type="spellEnd"/>
        <w:r w:rsidRPr="00590E43">
          <w:rPr>
            <w:rFonts w:asciiTheme="minorHAnsi" w:hAnsiTheme="minorHAnsi" w:cstheme="minorHAnsi"/>
          </w:rPr>
          <w:t xml:space="preserve">(). L’augmentation du contraste se traduit par un étalage des couleurs sur toute la plage disponible. Les histogrammes suivants qui représentent le nombre de pixel en fonction de </w:t>
        </w:r>
      </w:ins>
      <w:ins w:id="770" w:author="Gaetan Gaudard" w:date="2020-05-30T15:43:00Z">
        <w:r w:rsidR="00DC3935" w:rsidRPr="00590E43">
          <w:rPr>
            <w:rFonts w:asciiTheme="minorHAnsi" w:hAnsiTheme="minorHAnsi" w:cstheme="minorHAnsi"/>
          </w:rPr>
          <w:t>leur couleur</w:t>
        </w:r>
      </w:ins>
      <w:ins w:id="771" w:author="Gaetan Gaudard" w:date="2020-05-30T15:18:00Z">
        <w:r w:rsidRPr="00590E43">
          <w:rPr>
            <w:rFonts w:asciiTheme="minorHAnsi" w:hAnsiTheme="minorHAnsi" w:cstheme="minorHAnsi"/>
          </w:rPr>
          <w:t>, illustre cette augmentation de contraste :</w:t>
        </w:r>
      </w:ins>
    </w:p>
    <w:p w14:paraId="59FF3600" w14:textId="77777777" w:rsidR="00120447" w:rsidRPr="00EB1207" w:rsidRDefault="00120447">
      <w:pPr>
        <w:pStyle w:val="MonParagraphe"/>
        <w:rPr>
          <w:ins w:id="772" w:author="Gaetan Gaudard" w:date="2020-05-30T15:18:00Z"/>
          <w:rPrChange w:id="773" w:author="Gaetan Gaudard" w:date="2020-05-30T15:28:00Z">
            <w:rPr>
              <w:ins w:id="774" w:author="Gaetan Gaudard" w:date="2020-05-30T15:18:00Z"/>
            </w:rPr>
          </w:rPrChange>
        </w:rPr>
        <w:pPrChange w:id="775" w:author="Gaetan Gaudard" w:date="2020-05-30T15:20:00Z">
          <w:pPr>
            <w:pStyle w:val="NormalWeb"/>
            <w:spacing w:before="0" w:beforeAutospacing="0" w:after="240" w:afterAutospacing="0"/>
            <w:jc w:val="both"/>
          </w:pPr>
        </w:pPrChange>
      </w:pPr>
    </w:p>
    <w:p w14:paraId="4284DDC3" w14:textId="6F32182A" w:rsidR="005341E4" w:rsidRDefault="005341E4" w:rsidP="005D7922">
      <w:pPr>
        <w:pStyle w:val="MonParagraphe"/>
        <w:jc w:val="center"/>
        <w:rPr>
          <w:ins w:id="776" w:author="Gaetan Gaudard" w:date="2020-05-30T16:21:00Z"/>
        </w:rPr>
      </w:pPr>
      <w:ins w:id="777" w:author="Gaetan Gaudard" w:date="2020-05-30T15:18:00Z">
        <w:r w:rsidRPr="00EB1207">
          <w:rPr>
            <w:noProof/>
            <w:rPrChange w:id="778" w:author="Gaetan Gaudard" w:date="2020-05-30T15:28:00Z">
              <w:rPr>
                <w:noProof/>
                <w:bdr w:val="none" w:sz="0" w:space="0" w:color="auto" w:frame="1"/>
              </w:rPr>
            </w:rPrChange>
          </w:rPr>
          <w:drawing>
            <wp:inline distT="0" distB="0" distL="0" distR="0" wp14:anchorId="67ACB7AF" wp14:editId="5E7E3127">
              <wp:extent cx="4997900" cy="2735580"/>
              <wp:effectExtent l="0" t="0" r="0" b="762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49218" cy="2763668"/>
                      </a:xfrm>
                      <a:prstGeom prst="rect">
                        <a:avLst/>
                      </a:prstGeom>
                      <a:noFill/>
                      <a:ln>
                        <a:noFill/>
                      </a:ln>
                    </pic:spPr>
                  </pic:pic>
                </a:graphicData>
              </a:graphic>
            </wp:inline>
          </w:drawing>
        </w:r>
      </w:ins>
    </w:p>
    <w:p w14:paraId="51FC3577" w14:textId="15970F2C" w:rsidR="00D72162" w:rsidRDefault="00885A3B" w:rsidP="00AF0428">
      <w:pPr>
        <w:pStyle w:val="Figure"/>
        <w:rPr>
          <w:ins w:id="779" w:author="Gaetan Gaudard" w:date="2020-05-30T16:21:00Z"/>
        </w:rPr>
      </w:pPr>
      <w:ins w:id="780" w:author="Gaetan Gaudard" w:date="2020-05-30T16:19:00Z">
        <w:r>
          <w:t xml:space="preserve">Figure </w:t>
        </w:r>
      </w:ins>
      <w:ins w:id="781" w:author="Gaetan Gaudard" w:date="2020-05-30T16:20:00Z">
        <w:r>
          <w:t>6</w:t>
        </w:r>
        <w:r w:rsidR="00B17B19">
          <w:t xml:space="preserve"> :</w:t>
        </w:r>
      </w:ins>
      <w:r w:rsidR="00F936A0">
        <w:t xml:space="preserve"> Histogrammes mettant en évidence le rehaussement du contraste</w:t>
      </w:r>
    </w:p>
    <w:p w14:paraId="3C7BAF3F" w14:textId="77777777" w:rsidR="00B17B19" w:rsidRPr="00EB1207" w:rsidRDefault="00B17B19">
      <w:pPr>
        <w:pStyle w:val="Figure"/>
        <w:rPr>
          <w:ins w:id="782" w:author="Gaetan Gaudard" w:date="2020-05-30T15:18:00Z"/>
          <w:rPrChange w:id="783" w:author="Gaetan Gaudard" w:date="2020-05-30T15:28:00Z">
            <w:rPr>
              <w:ins w:id="784" w:author="Gaetan Gaudard" w:date="2020-05-30T15:18:00Z"/>
            </w:rPr>
          </w:rPrChange>
        </w:rPr>
        <w:pPrChange w:id="785" w:author="Gaetan Gaudard" w:date="2020-05-30T16:21:00Z">
          <w:pPr>
            <w:pStyle w:val="NormalWeb"/>
            <w:spacing w:before="0" w:beforeAutospacing="0" w:after="240" w:afterAutospacing="0"/>
            <w:jc w:val="both"/>
          </w:pPr>
        </w:pPrChange>
      </w:pPr>
    </w:p>
    <w:p w14:paraId="7E3C578E" w14:textId="77777777" w:rsidR="005341E4" w:rsidRPr="00EB1207" w:rsidRDefault="005341E4">
      <w:pPr>
        <w:pStyle w:val="MonParagraphe"/>
        <w:rPr>
          <w:ins w:id="786" w:author="Gaetan Gaudard" w:date="2020-05-30T15:18:00Z"/>
          <w:rPrChange w:id="787" w:author="Gaetan Gaudard" w:date="2020-05-30T15:28:00Z">
            <w:rPr>
              <w:ins w:id="788" w:author="Gaetan Gaudard" w:date="2020-05-30T15:18:00Z"/>
            </w:rPr>
          </w:rPrChange>
        </w:rPr>
        <w:pPrChange w:id="789" w:author="Gaetan Gaudard" w:date="2020-05-30T15:20:00Z">
          <w:pPr>
            <w:pStyle w:val="NormalWeb"/>
            <w:spacing w:before="0" w:beforeAutospacing="0" w:after="240" w:afterAutospacing="0"/>
            <w:jc w:val="both"/>
          </w:pPr>
        </w:pPrChange>
      </w:pPr>
      <w:ins w:id="790" w:author="Gaetan Gaudard" w:date="2020-05-30T15:18:00Z">
        <w:r w:rsidRPr="00EB1207">
          <w:rPr>
            <w:rPrChange w:id="791" w:author="Gaetan Gaudard" w:date="2020-05-30T15:28:00Z">
              <w:rPr/>
            </w:rPrChange>
          </w:rPr>
          <w:t>L’augmentation du contraste facilite son seuillage.</w:t>
        </w:r>
      </w:ins>
    </w:p>
    <w:p w14:paraId="6BF7DAFE" w14:textId="77777777" w:rsidR="005341E4" w:rsidRPr="00EB1207" w:rsidRDefault="005341E4" w:rsidP="00F936A0">
      <w:pPr>
        <w:pStyle w:val="MonTitreSousSection"/>
        <w:rPr>
          <w:ins w:id="792" w:author="Gaetan Gaudard" w:date="2020-05-30T15:18:00Z"/>
          <w:rPrChange w:id="793" w:author="Gaetan Gaudard" w:date="2020-05-30T15:28:00Z">
            <w:rPr>
              <w:ins w:id="794" w:author="Gaetan Gaudard" w:date="2020-05-30T15:18:00Z"/>
            </w:rPr>
          </w:rPrChange>
        </w:rPr>
        <w:pPrChange w:id="795" w:author="Gaetan Gaudard" w:date="2020-05-30T16:21:00Z">
          <w:pPr>
            <w:pStyle w:val="NormalWeb"/>
            <w:numPr>
              <w:numId w:val="16"/>
            </w:numPr>
            <w:tabs>
              <w:tab w:val="num" w:pos="720"/>
            </w:tabs>
            <w:spacing w:before="0" w:beforeAutospacing="0" w:after="240" w:afterAutospacing="0"/>
            <w:ind w:left="720" w:hanging="360"/>
            <w:jc w:val="both"/>
            <w:textAlignment w:val="baseline"/>
          </w:pPr>
        </w:pPrChange>
      </w:pPr>
      <w:bookmarkStart w:id="796" w:name="_Toc41838508"/>
      <w:ins w:id="797" w:author="Gaetan Gaudard" w:date="2020-05-30T15:18:00Z">
        <w:r w:rsidRPr="00EB1207">
          <w:rPr>
            <w:rPrChange w:id="798" w:author="Gaetan Gaudard" w:date="2020-05-30T15:28:00Z">
              <w:rPr/>
            </w:rPrChange>
          </w:rPr>
          <w:t>Conversion en noir et blanc</w:t>
        </w:r>
        <w:bookmarkEnd w:id="796"/>
      </w:ins>
    </w:p>
    <w:p w14:paraId="1E993E95" w14:textId="0ACBA272" w:rsidR="005341E4" w:rsidRPr="00590E43" w:rsidRDefault="005341E4">
      <w:pPr>
        <w:pStyle w:val="MonParagraphe"/>
        <w:rPr>
          <w:ins w:id="799" w:author="Gaetan Gaudard" w:date="2020-05-30T15:18:00Z"/>
          <w:rFonts w:asciiTheme="minorHAnsi" w:hAnsiTheme="minorHAnsi" w:cstheme="minorHAnsi"/>
          <w:rPrChange w:id="800" w:author="Gaetan Gaudard" w:date="2020-05-30T15:28:00Z">
            <w:rPr>
              <w:ins w:id="801" w:author="Gaetan Gaudard" w:date="2020-05-30T15:18:00Z"/>
            </w:rPr>
          </w:rPrChange>
        </w:rPr>
        <w:pPrChange w:id="802" w:author="Gaetan Gaudard" w:date="2020-05-30T15:20:00Z">
          <w:pPr>
            <w:pStyle w:val="NormalWeb"/>
            <w:spacing w:before="0" w:beforeAutospacing="0" w:after="240" w:afterAutospacing="0"/>
            <w:jc w:val="both"/>
          </w:pPr>
        </w:pPrChange>
      </w:pPr>
      <w:ins w:id="803" w:author="Gaetan Gaudard" w:date="2020-05-30T15:18:00Z">
        <w:r w:rsidRPr="00590E43">
          <w:rPr>
            <w:rFonts w:asciiTheme="minorHAnsi" w:hAnsiTheme="minorHAnsi" w:cstheme="minorHAnsi"/>
            <w:rPrChange w:id="804" w:author="Gaetan Gaudard" w:date="2020-05-30T15:28:00Z">
              <w:rPr/>
            </w:rPrChange>
          </w:rPr>
          <w:t xml:space="preserve">La binarisation de l’image semble assez simple à réaliser, mais c’est en réalité une étape décisive, puisqu’on enlève une grande quantité d’information. Le but est d’obtenir une image en noir et blanc. On choisit donc une valeur de seuil (entre 0 et 255). Les pixels </w:t>
        </w:r>
      </w:ins>
      <w:ins w:id="805" w:author="Gaetan Gaudard" w:date="2020-05-30T16:21:00Z">
        <w:r w:rsidR="00B17B19" w:rsidRPr="00590E43">
          <w:rPr>
            <w:rFonts w:asciiTheme="minorHAnsi" w:hAnsiTheme="minorHAnsi" w:cstheme="minorHAnsi"/>
            <w:rPrChange w:id="806" w:author="Gaetan Gaudard" w:date="2020-05-30T15:28:00Z">
              <w:rPr/>
            </w:rPrChange>
          </w:rPr>
          <w:t>au-dessus</w:t>
        </w:r>
      </w:ins>
      <w:ins w:id="807" w:author="Gaetan Gaudard" w:date="2020-05-30T15:18:00Z">
        <w:r w:rsidRPr="00590E43">
          <w:rPr>
            <w:rFonts w:asciiTheme="minorHAnsi" w:hAnsiTheme="minorHAnsi" w:cstheme="minorHAnsi"/>
            <w:rPrChange w:id="808" w:author="Gaetan Gaudard" w:date="2020-05-30T15:28:00Z">
              <w:rPr/>
            </w:rPrChange>
          </w:rPr>
          <w:t xml:space="preserve"> du seuil seront blanc, et ceux en dessous seront noir. Cependant, il existe différents algorithmes qui permettent de déterminer la valeur du seuil. La méthode d’Otsu est la plus répandue : il s’agit de faire une moyenne des valeurs des pixels. C’est une méthode globale puisqu’on considère tous les pixels de l’image pour calculer le seuil. On peut aussi utiliser un seuillage adaptatif. C’est à dire que la valeur du seuil ne sera pas la même dans toutes les zones de l’image. Les seuils sont calculés grâce à une moyenne locale. Ces deux méthodes de seuillage sont implémentées dans la fonction </w:t>
        </w:r>
        <w:proofErr w:type="spellStart"/>
        <w:r w:rsidRPr="00590E43">
          <w:rPr>
            <w:rFonts w:asciiTheme="minorHAnsi" w:hAnsiTheme="minorHAnsi" w:cstheme="minorHAnsi"/>
            <w:rPrChange w:id="809" w:author="Gaetan Gaudard" w:date="2020-05-30T15:28:00Z">
              <w:rPr/>
            </w:rPrChange>
          </w:rPr>
          <w:t>imbinarize</w:t>
        </w:r>
        <w:proofErr w:type="spellEnd"/>
        <w:r w:rsidRPr="00590E43">
          <w:rPr>
            <w:rFonts w:asciiTheme="minorHAnsi" w:hAnsiTheme="minorHAnsi" w:cstheme="minorHAnsi"/>
            <w:rPrChange w:id="810" w:author="Gaetan Gaudard" w:date="2020-05-30T15:28:00Z">
              <w:rPr/>
            </w:rPrChange>
          </w:rPr>
          <w:t>(image,</w:t>
        </w:r>
      </w:ins>
      <w:r w:rsidR="00F936A0">
        <w:rPr>
          <w:rFonts w:asciiTheme="minorHAnsi" w:hAnsiTheme="minorHAnsi" w:cstheme="minorHAnsi"/>
        </w:rPr>
        <w:t xml:space="preserve"> </w:t>
      </w:r>
      <w:ins w:id="811" w:author="Gaetan Gaudard" w:date="2020-05-30T15:18:00Z">
        <w:r w:rsidRPr="00F936A0">
          <w:rPr>
            <w:rFonts w:asciiTheme="minorHAnsi" w:hAnsiTheme="minorHAnsi" w:cstheme="minorHAnsi"/>
            <w:i/>
            <w:iCs/>
            <w:rPrChange w:id="812" w:author="Gaetan Gaudard" w:date="2020-05-30T15:28:00Z">
              <w:rPr>
                <w:i/>
                <w:iCs/>
              </w:rPr>
            </w:rPrChange>
          </w:rPr>
          <w:t>méthode</w:t>
        </w:r>
        <w:r w:rsidRPr="00590E43">
          <w:rPr>
            <w:rFonts w:asciiTheme="minorHAnsi" w:hAnsiTheme="minorHAnsi" w:cstheme="minorHAnsi"/>
            <w:rPrChange w:id="813" w:author="Gaetan Gaudard" w:date="2020-05-30T15:28:00Z">
              <w:rPr/>
            </w:rPrChange>
          </w:rPr>
          <w:t xml:space="preserve">), où </w:t>
        </w:r>
        <w:r w:rsidRPr="00F936A0">
          <w:rPr>
            <w:rFonts w:asciiTheme="minorHAnsi" w:hAnsiTheme="minorHAnsi" w:cstheme="minorHAnsi"/>
            <w:i/>
            <w:iCs/>
            <w:rPrChange w:id="814" w:author="Gaetan Gaudard" w:date="2020-05-30T15:28:00Z">
              <w:rPr>
                <w:i/>
                <w:iCs/>
              </w:rPr>
            </w:rPrChange>
          </w:rPr>
          <w:t>méthode</w:t>
        </w:r>
        <w:r w:rsidRPr="00590E43">
          <w:rPr>
            <w:rFonts w:asciiTheme="minorHAnsi" w:hAnsiTheme="minorHAnsi" w:cstheme="minorHAnsi"/>
            <w:rPrChange w:id="815" w:author="Gaetan Gaudard" w:date="2020-05-30T15:28:00Z">
              <w:rPr>
                <w:i/>
                <w:iCs/>
              </w:rPr>
            </w:rPrChange>
          </w:rPr>
          <w:t xml:space="preserve"> </w:t>
        </w:r>
        <w:r w:rsidRPr="00590E43">
          <w:rPr>
            <w:rFonts w:asciiTheme="minorHAnsi" w:hAnsiTheme="minorHAnsi" w:cstheme="minorHAnsi"/>
            <w:rPrChange w:id="816" w:author="Gaetan Gaudard" w:date="2020-05-30T15:28:00Z">
              <w:rPr/>
            </w:rPrChange>
          </w:rPr>
          <w:t xml:space="preserve">peut être </w:t>
        </w:r>
      </w:ins>
      <w:r w:rsidR="00F936A0" w:rsidRPr="00F936A0">
        <w:rPr>
          <w:rFonts w:asciiTheme="minorHAnsi" w:hAnsiTheme="minorHAnsi" w:cstheme="minorHAnsi"/>
          <w:i/>
          <w:iCs/>
        </w:rPr>
        <w:t>global</w:t>
      </w:r>
      <w:r w:rsidR="00F936A0">
        <w:rPr>
          <w:rFonts w:asciiTheme="minorHAnsi" w:hAnsiTheme="minorHAnsi" w:cstheme="minorHAnsi"/>
        </w:rPr>
        <w:t xml:space="preserve"> </w:t>
      </w:r>
      <w:ins w:id="817" w:author="Gaetan Gaudard" w:date="2020-05-30T15:18:00Z">
        <w:r w:rsidRPr="00590E43">
          <w:rPr>
            <w:rFonts w:asciiTheme="minorHAnsi" w:hAnsiTheme="minorHAnsi" w:cstheme="minorHAnsi"/>
            <w:rPrChange w:id="818" w:author="Gaetan Gaudard" w:date="2020-05-30T15:28:00Z">
              <w:rPr/>
            </w:rPrChange>
          </w:rPr>
          <w:t xml:space="preserve">ou </w:t>
        </w:r>
        <w:r w:rsidRPr="00F936A0">
          <w:rPr>
            <w:rFonts w:asciiTheme="minorHAnsi" w:hAnsiTheme="minorHAnsi" w:cstheme="minorHAnsi"/>
            <w:i/>
            <w:iCs/>
            <w:rPrChange w:id="819" w:author="Gaetan Gaudard" w:date="2020-05-30T15:28:00Z">
              <w:rPr>
                <w:i/>
                <w:iCs/>
              </w:rPr>
            </w:rPrChange>
          </w:rPr>
          <w:t>adapti</w:t>
        </w:r>
      </w:ins>
      <w:r w:rsidR="00F936A0">
        <w:rPr>
          <w:rFonts w:asciiTheme="minorHAnsi" w:hAnsiTheme="minorHAnsi" w:cstheme="minorHAnsi"/>
          <w:i/>
          <w:iCs/>
        </w:rPr>
        <w:t>ve</w:t>
      </w:r>
      <w:ins w:id="820" w:author="Gaetan Gaudard" w:date="2020-05-30T15:18:00Z">
        <w:r w:rsidRPr="00590E43">
          <w:rPr>
            <w:rFonts w:asciiTheme="minorHAnsi" w:hAnsiTheme="minorHAnsi" w:cstheme="minorHAnsi"/>
            <w:rPrChange w:id="821" w:author="Gaetan Gaudard" w:date="2020-05-30T15:28:00Z">
              <w:rPr/>
            </w:rPrChange>
          </w:rPr>
          <w:t xml:space="preserve">. Après quelques tests sur différents </w:t>
        </w:r>
      </w:ins>
      <w:ins w:id="822" w:author="Gaetan Gaudard" w:date="2020-05-30T16:29:00Z">
        <w:r w:rsidR="000B53F5" w:rsidRPr="00590E43">
          <w:rPr>
            <w:rFonts w:asciiTheme="minorHAnsi" w:hAnsiTheme="minorHAnsi" w:cstheme="minorHAnsi"/>
            <w:rPrChange w:id="823" w:author="Gaetan Gaudard" w:date="2020-05-30T15:28:00Z">
              <w:rPr/>
            </w:rPrChange>
          </w:rPr>
          <w:t>codes-barres</w:t>
        </w:r>
      </w:ins>
      <w:ins w:id="824" w:author="Gaetan Gaudard" w:date="2020-05-30T15:18:00Z">
        <w:r w:rsidRPr="00590E43">
          <w:rPr>
            <w:rFonts w:asciiTheme="minorHAnsi" w:hAnsiTheme="minorHAnsi" w:cstheme="minorHAnsi"/>
            <w:rPrChange w:id="825" w:author="Gaetan Gaudard" w:date="2020-05-30T15:28:00Z">
              <w:rPr/>
            </w:rPrChange>
          </w:rPr>
          <w:t xml:space="preserve">, nous avons </w:t>
        </w:r>
      </w:ins>
      <w:ins w:id="826" w:author="Gaetan Gaudard" w:date="2020-05-30T16:29:00Z">
        <w:r w:rsidR="000B53F5" w:rsidRPr="00590E43">
          <w:rPr>
            <w:rFonts w:asciiTheme="minorHAnsi" w:hAnsiTheme="minorHAnsi" w:cstheme="minorHAnsi"/>
            <w:rPrChange w:id="827" w:author="Gaetan Gaudard" w:date="2020-05-30T15:28:00Z">
              <w:rPr/>
            </w:rPrChange>
          </w:rPr>
          <w:t>choisi</w:t>
        </w:r>
      </w:ins>
      <w:ins w:id="828" w:author="Gaetan Gaudard" w:date="2020-05-30T15:18:00Z">
        <w:r w:rsidRPr="00590E43">
          <w:rPr>
            <w:rFonts w:asciiTheme="minorHAnsi" w:hAnsiTheme="minorHAnsi" w:cstheme="minorHAnsi"/>
            <w:rPrChange w:id="829" w:author="Gaetan Gaudard" w:date="2020-05-30T15:28:00Z">
              <w:rPr/>
            </w:rPrChange>
          </w:rPr>
          <w:t xml:space="preserve"> la méthode globale, mais ce n’est pas forcément la plus adaptée dans certaines situations. </w:t>
        </w:r>
      </w:ins>
    </w:p>
    <w:p w14:paraId="5FD6921C" w14:textId="328C7D2B" w:rsidR="00DA71D1" w:rsidRDefault="00DA71D1">
      <w:pPr>
        <w:widowControl/>
        <w:suppressAutoHyphens w:val="0"/>
        <w:autoSpaceDN/>
        <w:textAlignment w:val="auto"/>
        <w:rPr>
          <w:ins w:id="830" w:author="Gaetan Gaudard" w:date="2020-05-30T16:32:00Z"/>
          <w:rFonts w:ascii="Calibri" w:eastAsia="Times New Roman" w:hAnsi="Calibri" w:cs="Times New Roman"/>
          <w:sz w:val="22"/>
          <w:szCs w:val="22"/>
        </w:rPr>
      </w:pPr>
      <w:ins w:id="831" w:author="Gaetan Gaudard" w:date="2020-05-30T16:32:00Z">
        <w:r>
          <w:br w:type="page"/>
        </w:r>
      </w:ins>
    </w:p>
    <w:p w14:paraId="268780D2" w14:textId="47C5B265" w:rsidR="008F64B6" w:rsidRPr="008F64B6" w:rsidRDefault="004B4D4B" w:rsidP="00F936A0">
      <w:pPr>
        <w:pStyle w:val="MonTitreSection"/>
        <w:rPr>
          <w:ins w:id="832" w:author="Gaetan Gaudard" w:date="2020-05-30T16:32:00Z"/>
          <w:rPrChange w:id="833" w:author="Gaetan Gaudard" w:date="2020-05-30T17:02:00Z">
            <w:rPr>
              <w:ins w:id="834" w:author="Gaetan Gaudard" w:date="2020-05-30T16:32:00Z"/>
              <w:rFonts w:ascii="Times New Roman" w:hAnsi="Times New Roman" w:cs="Times New Roman"/>
            </w:rPr>
          </w:rPrChange>
        </w:rPr>
        <w:pPrChange w:id="835" w:author="Gaetan Gaudard" w:date="2020-05-30T19:12:00Z">
          <w:pPr>
            <w:widowControl/>
            <w:numPr>
              <w:numId w:val="1"/>
            </w:numPr>
            <w:suppressAutoHyphens w:val="0"/>
            <w:autoSpaceDN/>
            <w:spacing w:before="240" w:after="240"/>
            <w:ind w:left="432" w:hanging="432"/>
            <w:textAlignment w:val="auto"/>
          </w:pPr>
        </w:pPrChange>
      </w:pPr>
      <w:bookmarkStart w:id="836" w:name="_Toc41838509"/>
      <w:ins w:id="837" w:author="Gaetan Gaudard" w:date="2020-05-30T19:07:00Z">
        <w:r>
          <w:lastRenderedPageBreak/>
          <w:t>Extrac</w:t>
        </w:r>
        <w:r w:rsidR="00BC0D3C">
          <w:t>t</w:t>
        </w:r>
        <w:r>
          <w:t>ion du code</w:t>
        </w:r>
        <w:r w:rsidR="00BC0D3C">
          <w:t>-barres</w:t>
        </w:r>
      </w:ins>
      <w:bookmarkEnd w:id="836"/>
    </w:p>
    <w:p w14:paraId="3E01B774" w14:textId="14DC0565" w:rsidR="0093700A" w:rsidRPr="00590E43" w:rsidRDefault="00DA71D1">
      <w:pPr>
        <w:pStyle w:val="MonParagraphe"/>
        <w:rPr>
          <w:ins w:id="838" w:author="Gaetan Gaudard" w:date="2020-05-30T16:32:00Z"/>
          <w:rFonts w:asciiTheme="minorHAnsi" w:hAnsiTheme="minorHAnsi" w:cstheme="minorHAnsi"/>
          <w:rPrChange w:id="839" w:author="Gaetan Gaudard" w:date="2020-05-30T16:32:00Z">
            <w:rPr>
              <w:ins w:id="840" w:author="Gaetan Gaudard" w:date="2020-05-30T16:32:00Z"/>
              <w:rFonts w:ascii="Times New Roman" w:hAnsi="Times New Roman" w:cs="Times New Roman"/>
            </w:rPr>
          </w:rPrChange>
        </w:rPr>
        <w:pPrChange w:id="841" w:author="Gaetan Gaudard" w:date="2020-05-30T16:34:00Z">
          <w:pPr>
            <w:widowControl/>
            <w:numPr>
              <w:numId w:val="1"/>
            </w:numPr>
            <w:suppressAutoHyphens w:val="0"/>
            <w:autoSpaceDN/>
            <w:spacing w:before="240" w:after="240"/>
            <w:ind w:left="432" w:hanging="432"/>
            <w:jc w:val="both"/>
            <w:textAlignment w:val="auto"/>
          </w:pPr>
        </w:pPrChange>
      </w:pPr>
      <w:ins w:id="842" w:author="Gaetan Gaudard" w:date="2020-05-30T16:32:00Z">
        <w:r w:rsidRPr="00590E43">
          <w:rPr>
            <w:rFonts w:asciiTheme="minorHAnsi" w:hAnsiTheme="minorHAnsi" w:cstheme="minorHAnsi"/>
            <w:rPrChange w:id="843" w:author="Gaetan Gaudard" w:date="2020-05-30T16:32:00Z">
              <w:rPr/>
            </w:rPrChange>
          </w:rPr>
          <w:t>On dispose à ce stade d’une image binarisée. On cherche maintenant à extraire le code</w:t>
        </w:r>
      </w:ins>
      <w:r w:rsidR="00735D59">
        <w:rPr>
          <w:rFonts w:asciiTheme="minorHAnsi" w:hAnsiTheme="minorHAnsi" w:cstheme="minorHAnsi"/>
        </w:rPr>
        <w:t>-</w:t>
      </w:r>
      <w:ins w:id="844" w:author="Gaetan Gaudard" w:date="2020-05-30T16:32:00Z">
        <w:r w:rsidRPr="00590E43">
          <w:rPr>
            <w:rFonts w:asciiTheme="minorHAnsi" w:hAnsiTheme="minorHAnsi" w:cstheme="minorHAnsi"/>
            <w:rPrChange w:id="845" w:author="Gaetan Gaudard" w:date="2020-05-30T16:32:00Z">
              <w:rPr/>
            </w:rPrChange>
          </w:rPr>
          <w:t>barre</w:t>
        </w:r>
      </w:ins>
      <w:r w:rsidR="00735D59">
        <w:rPr>
          <w:rFonts w:asciiTheme="minorHAnsi" w:hAnsiTheme="minorHAnsi" w:cstheme="minorHAnsi"/>
        </w:rPr>
        <w:t>s</w:t>
      </w:r>
      <w:ins w:id="846" w:author="Gaetan Gaudard" w:date="2020-05-30T16:32:00Z">
        <w:r w:rsidRPr="00590E43">
          <w:rPr>
            <w:rFonts w:asciiTheme="minorHAnsi" w:hAnsiTheme="minorHAnsi" w:cstheme="minorHAnsi"/>
            <w:rPrChange w:id="847" w:author="Gaetan Gaudard" w:date="2020-05-30T16:32:00Z">
              <w:rPr/>
            </w:rPrChange>
          </w:rPr>
          <w:t xml:space="preserve"> de cette image, c’est à dire trouver sa localisation et son orientation. Pour ce faire</w:t>
        </w:r>
      </w:ins>
      <w:r w:rsidR="00735D59">
        <w:rPr>
          <w:rFonts w:asciiTheme="minorHAnsi" w:hAnsiTheme="minorHAnsi" w:cstheme="minorHAnsi"/>
        </w:rPr>
        <w:t xml:space="preserve">, </w:t>
      </w:r>
      <w:ins w:id="848" w:author="Gaetan Gaudard" w:date="2020-05-30T16:32:00Z">
        <w:r w:rsidRPr="00590E43">
          <w:rPr>
            <w:rFonts w:asciiTheme="minorHAnsi" w:hAnsiTheme="minorHAnsi" w:cstheme="minorHAnsi"/>
            <w:rPrChange w:id="849" w:author="Gaetan Gaudard" w:date="2020-05-30T16:32:00Z">
              <w:rPr/>
            </w:rPrChange>
          </w:rPr>
          <w:t>nous avons mis au point quelques algorithmes permettant de filtrer certaines régions de l’image</w:t>
        </w:r>
      </w:ins>
      <w:r w:rsidR="00735D59">
        <w:rPr>
          <w:rFonts w:asciiTheme="minorHAnsi" w:hAnsiTheme="minorHAnsi" w:cstheme="minorHAnsi"/>
        </w:rPr>
        <w:t xml:space="preserve"> selon</w:t>
      </w:r>
      <w:ins w:id="850" w:author="Gaetan Gaudard" w:date="2020-05-30T16:32:00Z">
        <w:r w:rsidRPr="00590E43">
          <w:rPr>
            <w:rFonts w:asciiTheme="minorHAnsi" w:hAnsiTheme="minorHAnsi" w:cstheme="minorHAnsi"/>
            <w:rPrChange w:id="851" w:author="Gaetan Gaudard" w:date="2020-05-30T16:32:00Z">
              <w:rPr/>
            </w:rPrChange>
          </w:rPr>
          <w:t xml:space="preserve"> différents critères. Ces étapes sont résumées dans le schéma ci-dessous, dont les photos sont issues de notre code </w:t>
        </w:r>
      </w:ins>
      <w:ins w:id="852" w:author="Gaetan Gaudard" w:date="2020-05-30T16:34:00Z">
        <w:r w:rsidR="0093700A" w:rsidRPr="00590E43">
          <w:rPr>
            <w:rFonts w:asciiTheme="minorHAnsi" w:hAnsiTheme="minorHAnsi" w:cstheme="minorHAnsi"/>
            <w:rPrChange w:id="853" w:author="Gaetan Gaudard" w:date="2020-05-30T16:32:00Z">
              <w:rPr/>
            </w:rPrChange>
          </w:rPr>
          <w:t>Matlab</w:t>
        </w:r>
      </w:ins>
      <w:ins w:id="854" w:author="Gaetan Gaudard" w:date="2020-05-30T16:32:00Z">
        <w:r w:rsidRPr="00590E43">
          <w:rPr>
            <w:rFonts w:asciiTheme="minorHAnsi" w:hAnsiTheme="minorHAnsi" w:cstheme="minorHAnsi"/>
            <w:rPrChange w:id="855" w:author="Gaetan Gaudard" w:date="2020-05-30T16:32:00Z">
              <w:rPr/>
            </w:rPrChange>
          </w:rPr>
          <w:t xml:space="preserve"> :</w:t>
        </w:r>
      </w:ins>
    </w:p>
    <w:p w14:paraId="6C34B00E" w14:textId="09B38A28" w:rsidR="00DA71D1" w:rsidRDefault="00DA71D1" w:rsidP="0093700A">
      <w:pPr>
        <w:pStyle w:val="MonParagraphe"/>
        <w:jc w:val="center"/>
        <w:rPr>
          <w:ins w:id="856" w:author="Gaetan Gaudard" w:date="2020-05-30T16:34:00Z"/>
        </w:rPr>
      </w:pPr>
      <w:ins w:id="857" w:author="Gaetan Gaudard" w:date="2020-05-30T16:32:00Z">
        <w:r w:rsidRPr="00DA71D1">
          <w:rPr>
            <w:noProof/>
            <w:rPrChange w:id="858" w:author="Gaetan Gaudard" w:date="2020-05-30T16:32:00Z">
              <w:rPr>
                <w:noProof/>
                <w:bdr w:val="none" w:sz="0" w:space="0" w:color="auto" w:frame="1"/>
              </w:rPr>
            </w:rPrChange>
          </w:rPr>
          <w:drawing>
            <wp:inline distT="0" distB="0" distL="0" distR="0" wp14:anchorId="56144A99" wp14:editId="637EB256">
              <wp:extent cx="2857500" cy="397002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57500" cy="3970020"/>
                      </a:xfrm>
                      <a:prstGeom prst="rect">
                        <a:avLst/>
                      </a:prstGeom>
                      <a:noFill/>
                      <a:ln>
                        <a:noFill/>
                      </a:ln>
                    </pic:spPr>
                  </pic:pic>
                </a:graphicData>
              </a:graphic>
            </wp:inline>
          </w:drawing>
        </w:r>
      </w:ins>
    </w:p>
    <w:p w14:paraId="47C7DA87" w14:textId="59173725" w:rsidR="0093700A" w:rsidRDefault="0093700A" w:rsidP="0093700A">
      <w:pPr>
        <w:pStyle w:val="MonParagraphe"/>
        <w:jc w:val="center"/>
        <w:rPr>
          <w:ins w:id="859" w:author="Gaetan Gaudard" w:date="2020-05-30T16:34:00Z"/>
        </w:rPr>
      </w:pPr>
    </w:p>
    <w:p w14:paraId="6AAB78EE" w14:textId="3B026E4C" w:rsidR="0093700A" w:rsidRDefault="0093700A">
      <w:pPr>
        <w:pStyle w:val="Figure"/>
        <w:rPr>
          <w:ins w:id="860" w:author="Gaetan Gaudard" w:date="2020-05-30T16:34:00Z"/>
        </w:rPr>
        <w:pPrChange w:id="861" w:author="Gaetan Gaudard" w:date="2020-05-30T16:34:00Z">
          <w:pPr>
            <w:pStyle w:val="MonParagraphe"/>
            <w:jc w:val="center"/>
          </w:pPr>
        </w:pPrChange>
      </w:pPr>
      <w:ins w:id="862" w:author="Gaetan Gaudard" w:date="2020-05-30T16:34:00Z">
        <w:r>
          <w:t>Figure 7</w:t>
        </w:r>
      </w:ins>
      <w:ins w:id="863" w:author="Gaetan Gaudard" w:date="2020-05-30T16:35:00Z">
        <w:r>
          <w:t xml:space="preserve"> : </w:t>
        </w:r>
      </w:ins>
      <w:r w:rsidR="00735D59">
        <w:t>Protocole d’extraction du code-barres</w:t>
      </w:r>
    </w:p>
    <w:p w14:paraId="12AE6370" w14:textId="77777777" w:rsidR="0093700A" w:rsidRPr="00DA71D1" w:rsidRDefault="0093700A">
      <w:pPr>
        <w:pStyle w:val="MonParagraphe"/>
        <w:jc w:val="center"/>
        <w:rPr>
          <w:ins w:id="864" w:author="Gaetan Gaudard" w:date="2020-05-30T16:32:00Z"/>
          <w:rPrChange w:id="865" w:author="Gaetan Gaudard" w:date="2020-05-30T16:32:00Z">
            <w:rPr>
              <w:ins w:id="866" w:author="Gaetan Gaudard" w:date="2020-05-30T16:32:00Z"/>
              <w:rFonts w:ascii="Times New Roman" w:hAnsi="Times New Roman" w:cs="Times New Roman"/>
            </w:rPr>
          </w:rPrChange>
        </w:rPr>
        <w:pPrChange w:id="867" w:author="Gaetan Gaudard" w:date="2020-05-30T16:33:00Z">
          <w:pPr>
            <w:widowControl/>
            <w:numPr>
              <w:numId w:val="1"/>
            </w:numPr>
            <w:suppressAutoHyphens w:val="0"/>
            <w:autoSpaceDN/>
            <w:spacing w:before="240" w:after="240"/>
            <w:ind w:left="432" w:hanging="432"/>
            <w:jc w:val="center"/>
            <w:textAlignment w:val="auto"/>
          </w:pPr>
        </w:pPrChange>
      </w:pPr>
    </w:p>
    <w:p w14:paraId="5ACF0DA8" w14:textId="39C0E692" w:rsidR="009010EA" w:rsidRPr="00735D59" w:rsidRDefault="00DA71D1" w:rsidP="00735D59">
      <w:pPr>
        <w:pStyle w:val="MonParagraphe"/>
        <w:rPr>
          <w:ins w:id="868" w:author="Gaetan Gaudard" w:date="2020-05-30T16:39:00Z"/>
          <w:rFonts w:asciiTheme="minorHAnsi" w:hAnsiTheme="minorHAnsi" w:cstheme="minorHAnsi"/>
        </w:rPr>
      </w:pPr>
      <w:ins w:id="869" w:author="Gaetan Gaudard" w:date="2020-05-30T16:32:00Z">
        <w:r w:rsidRPr="00590E43">
          <w:rPr>
            <w:rFonts w:asciiTheme="minorHAnsi" w:hAnsiTheme="minorHAnsi" w:cstheme="minorHAnsi"/>
            <w:rPrChange w:id="870" w:author="Gaetan Gaudard" w:date="2020-05-30T16:32:00Z">
              <w:rPr/>
            </w:rPrChange>
          </w:rPr>
          <w:t xml:space="preserve">Pour l’ensemble des étapes de mise en évidence du code-barres, nous avons utilisé la fonction </w:t>
        </w:r>
        <w:proofErr w:type="spellStart"/>
        <w:r w:rsidRPr="00590E43">
          <w:rPr>
            <w:rFonts w:asciiTheme="minorHAnsi" w:hAnsiTheme="minorHAnsi" w:cstheme="minorHAnsi"/>
            <w:rPrChange w:id="871" w:author="Gaetan Gaudard" w:date="2020-05-30T16:32:00Z">
              <w:rPr/>
            </w:rPrChange>
          </w:rPr>
          <w:t>regionprops</w:t>
        </w:r>
        <w:proofErr w:type="spellEnd"/>
        <w:r w:rsidRPr="00590E43">
          <w:rPr>
            <w:rFonts w:asciiTheme="minorHAnsi" w:hAnsiTheme="minorHAnsi" w:cstheme="minorHAnsi"/>
            <w:rPrChange w:id="872" w:author="Gaetan Gaudard" w:date="2020-05-30T16:32:00Z">
              <w:rPr/>
            </w:rPrChange>
          </w:rPr>
          <w:t>(image,</w:t>
        </w:r>
      </w:ins>
      <w:r w:rsidR="00735D59">
        <w:rPr>
          <w:rFonts w:asciiTheme="minorHAnsi" w:hAnsiTheme="minorHAnsi" w:cstheme="minorHAnsi"/>
        </w:rPr>
        <w:t xml:space="preserve"> </w:t>
      </w:r>
      <w:ins w:id="873" w:author="Gaetan Gaudard" w:date="2020-05-30T16:32:00Z">
        <w:r w:rsidRPr="00735D59">
          <w:rPr>
            <w:rFonts w:asciiTheme="minorHAnsi" w:hAnsiTheme="minorHAnsi" w:cstheme="minorHAnsi"/>
            <w:i/>
            <w:iCs/>
            <w:rPrChange w:id="874" w:author="Gaetan Gaudard" w:date="2020-05-30T16:32:00Z">
              <w:rPr/>
            </w:rPrChange>
          </w:rPr>
          <w:t>propriétés</w:t>
        </w:r>
        <w:r w:rsidRPr="00590E43">
          <w:rPr>
            <w:rFonts w:asciiTheme="minorHAnsi" w:hAnsiTheme="minorHAnsi" w:cstheme="minorHAnsi"/>
            <w:rPrChange w:id="875" w:author="Gaetan Gaudard" w:date="2020-05-30T16:32:00Z">
              <w:rPr/>
            </w:rPrChange>
          </w:rPr>
          <w:t xml:space="preserve">) de Matlab. Cette fonction indique quelques propriétés, à spécifier en argument, </w:t>
        </w:r>
      </w:ins>
      <w:r w:rsidR="00735D59">
        <w:rPr>
          <w:rFonts w:asciiTheme="minorHAnsi" w:hAnsiTheme="minorHAnsi" w:cstheme="minorHAnsi"/>
        </w:rPr>
        <w:t xml:space="preserve">des </w:t>
      </w:r>
      <w:ins w:id="876" w:author="Gaetan Gaudard" w:date="2020-05-30T16:32:00Z">
        <w:r w:rsidRPr="00590E43">
          <w:rPr>
            <w:rFonts w:asciiTheme="minorHAnsi" w:hAnsiTheme="minorHAnsi" w:cstheme="minorHAnsi"/>
            <w:rPrChange w:id="877" w:author="Gaetan Gaudard" w:date="2020-05-30T16:32:00Z">
              <w:rPr/>
            </w:rPrChange>
          </w:rPr>
          <w:t>différentes régions de l’image binarisée. Ces régions sont des ensembles de pixels blancs</w:t>
        </w:r>
      </w:ins>
      <w:r w:rsidR="00735D59">
        <w:rPr>
          <w:rFonts w:asciiTheme="minorHAnsi" w:hAnsiTheme="minorHAnsi" w:cstheme="minorHAnsi"/>
        </w:rPr>
        <w:t xml:space="preserve"> connexes</w:t>
      </w:r>
      <w:ins w:id="878" w:author="Gaetan Gaudard" w:date="2020-05-30T16:36:00Z">
        <w:r w:rsidR="00342226" w:rsidRPr="00590E43">
          <w:rPr>
            <w:rFonts w:asciiTheme="minorHAnsi" w:hAnsiTheme="minorHAnsi" w:cstheme="minorHAnsi"/>
          </w:rPr>
          <w:t>.</w:t>
        </w:r>
      </w:ins>
      <w:ins w:id="879" w:author="Gaetan Gaudard" w:date="2020-05-30T16:32:00Z">
        <w:r w:rsidRPr="00590E43">
          <w:rPr>
            <w:rFonts w:asciiTheme="minorHAnsi" w:hAnsiTheme="minorHAnsi" w:cstheme="minorHAnsi"/>
            <w:rPrChange w:id="880" w:author="Gaetan Gaudard" w:date="2020-05-30T16:32:00Z">
              <w:rPr/>
            </w:rPrChange>
          </w:rPr>
          <w:t> Ces propriétés sont regroupées dans une structure. La longueur de cette structure, c’est à dire son nombre d’éléments, correspond au nombre total de régions dans l’image. Chaque élément est constitué de plusieurs variables qui sont les propriétés de la région, comme par exemple les coordonnées de son barycentre, son orientation… </w:t>
        </w:r>
      </w:ins>
    </w:p>
    <w:p w14:paraId="6953A285" w14:textId="521257EB" w:rsidR="008F64B6" w:rsidRPr="008F64B6" w:rsidRDefault="009010EA" w:rsidP="00735D59">
      <w:pPr>
        <w:pStyle w:val="MonTitreSousSection"/>
        <w:rPr>
          <w:ins w:id="881" w:author="Gaetan Gaudard" w:date="2020-05-30T16:39:00Z"/>
          <w:rPrChange w:id="882" w:author="Gaetan Gaudard" w:date="2020-05-30T17:02:00Z">
            <w:rPr>
              <w:ins w:id="883" w:author="Gaetan Gaudard" w:date="2020-05-30T16:39:00Z"/>
            </w:rPr>
          </w:rPrChange>
        </w:rPr>
        <w:pPrChange w:id="884" w:author="Gaetan Gaudard" w:date="2020-05-30T19:12:00Z">
          <w:pPr>
            <w:widowControl/>
            <w:numPr>
              <w:numId w:val="17"/>
            </w:numPr>
            <w:tabs>
              <w:tab w:val="num" w:pos="720"/>
            </w:tabs>
            <w:suppressAutoHyphens w:val="0"/>
            <w:autoSpaceDN/>
            <w:spacing w:after="240"/>
            <w:ind w:left="720" w:hanging="360"/>
            <w:jc w:val="both"/>
          </w:pPr>
        </w:pPrChange>
      </w:pPr>
      <w:bookmarkStart w:id="885" w:name="_Toc41838510"/>
      <w:ins w:id="886" w:author="Gaetan Gaudard" w:date="2020-05-30T16:39:00Z">
        <w:r w:rsidRPr="009010EA">
          <w:t>Recherche des régions allongées</w:t>
        </w:r>
        <w:bookmarkEnd w:id="885"/>
      </w:ins>
    </w:p>
    <w:p w14:paraId="62494B83" w14:textId="30155CFF" w:rsidR="009010EA" w:rsidRPr="00590E43" w:rsidRDefault="009010EA">
      <w:pPr>
        <w:pStyle w:val="MonParagraphe"/>
        <w:rPr>
          <w:ins w:id="887" w:author="Gaetan Gaudard" w:date="2020-05-30T16:39:00Z"/>
          <w:rFonts w:asciiTheme="minorHAnsi" w:hAnsiTheme="minorHAnsi" w:cstheme="minorHAnsi"/>
          <w:kern w:val="0"/>
        </w:rPr>
        <w:pPrChange w:id="888" w:author="Gaetan Gaudard" w:date="2020-05-30T16:40:00Z">
          <w:pPr>
            <w:widowControl/>
            <w:suppressAutoHyphens w:val="0"/>
            <w:autoSpaceDN/>
            <w:spacing w:after="240"/>
            <w:jc w:val="both"/>
            <w:textAlignment w:val="auto"/>
          </w:pPr>
        </w:pPrChange>
      </w:pPr>
      <w:ins w:id="889" w:author="Gaetan Gaudard" w:date="2020-05-30T16:39:00Z">
        <w:r w:rsidRPr="00590E43">
          <w:rPr>
            <w:rFonts w:asciiTheme="minorHAnsi" w:hAnsiTheme="minorHAnsi" w:cstheme="minorHAnsi"/>
            <w:color w:val="000000"/>
            <w:kern w:val="0"/>
          </w:rPr>
          <w:t xml:space="preserve">Cette phase de traitement permet de conserver uniquement les régions allongées. Pour déterminer si une région est allongée ou non, on utilise les </w:t>
        </w:r>
      </w:ins>
      <w:ins w:id="890" w:author="Gaetan Gaudard" w:date="2020-05-30T16:41:00Z">
        <w:r w:rsidR="004F5CC7" w:rsidRPr="00590E43">
          <w:rPr>
            <w:rFonts w:asciiTheme="minorHAnsi" w:hAnsiTheme="minorHAnsi" w:cstheme="minorHAnsi"/>
            <w:color w:val="000000"/>
            <w:kern w:val="0"/>
          </w:rPr>
          <w:t>propriétés</w:t>
        </w:r>
      </w:ins>
      <w:ins w:id="891" w:author="Gaetan Gaudard" w:date="2020-05-30T16:39:00Z">
        <w:r w:rsidRPr="00590E43">
          <w:rPr>
            <w:rFonts w:asciiTheme="minorHAnsi" w:hAnsiTheme="minorHAnsi" w:cstheme="minorHAnsi"/>
            <w:color w:val="000000"/>
            <w:kern w:val="0"/>
          </w:rPr>
          <w:t xml:space="preserve"> </w:t>
        </w:r>
        <w:proofErr w:type="spellStart"/>
        <w:r w:rsidRPr="00735D59">
          <w:rPr>
            <w:rFonts w:asciiTheme="minorHAnsi" w:hAnsiTheme="minorHAnsi" w:cstheme="minorHAnsi"/>
            <w:i/>
            <w:iCs/>
            <w:color w:val="000000"/>
            <w:kern w:val="0"/>
          </w:rPr>
          <w:t>MajorAxisLength</w:t>
        </w:r>
        <w:proofErr w:type="spellEnd"/>
        <w:r w:rsidRPr="00590E43">
          <w:rPr>
            <w:rFonts w:asciiTheme="minorHAnsi" w:hAnsiTheme="minorHAnsi" w:cstheme="minorHAnsi"/>
            <w:color w:val="000000"/>
            <w:kern w:val="0"/>
          </w:rPr>
          <w:t xml:space="preserve"> et </w:t>
        </w:r>
        <w:proofErr w:type="spellStart"/>
        <w:r w:rsidRPr="00735D59">
          <w:rPr>
            <w:rFonts w:asciiTheme="minorHAnsi" w:hAnsiTheme="minorHAnsi" w:cstheme="minorHAnsi"/>
            <w:i/>
            <w:iCs/>
            <w:color w:val="000000"/>
            <w:kern w:val="0"/>
          </w:rPr>
          <w:t>MinorAxisLength</w:t>
        </w:r>
        <w:proofErr w:type="spellEnd"/>
        <w:r w:rsidRPr="00590E43">
          <w:rPr>
            <w:rFonts w:asciiTheme="minorHAnsi" w:hAnsiTheme="minorHAnsi" w:cstheme="minorHAnsi"/>
            <w:color w:val="000000"/>
            <w:kern w:val="0"/>
          </w:rPr>
          <w:t>, qui sont les longueurs des axes principaux de chaque région. Ces axes sont représentés en bleu sur la figure suivante, extraite de la documentation Matlab, pour une région de 4 pixels :</w:t>
        </w:r>
      </w:ins>
    </w:p>
    <w:p w14:paraId="30E2D9C0" w14:textId="0A8B9654" w:rsidR="009010EA" w:rsidRDefault="009010EA" w:rsidP="00492B92">
      <w:pPr>
        <w:pStyle w:val="MonParagraphe"/>
        <w:jc w:val="center"/>
        <w:rPr>
          <w:ins w:id="892" w:author="Gaetan Gaudard" w:date="2020-05-30T16:43:00Z"/>
          <w:rFonts w:ascii="Times New Roman" w:hAnsi="Times New Roman"/>
          <w:kern w:val="0"/>
        </w:rPr>
      </w:pPr>
      <w:ins w:id="893" w:author="Gaetan Gaudard" w:date="2020-05-30T16:39:00Z">
        <w:r w:rsidRPr="009010EA">
          <w:rPr>
            <w:rFonts w:ascii="Arial" w:hAnsi="Arial" w:cs="Arial"/>
            <w:noProof/>
            <w:color w:val="000000"/>
            <w:kern w:val="0"/>
            <w:bdr w:val="none" w:sz="0" w:space="0" w:color="auto" w:frame="1"/>
          </w:rPr>
          <w:lastRenderedPageBreak/>
          <w:drawing>
            <wp:inline distT="0" distB="0" distL="0" distR="0" wp14:anchorId="64A00E78" wp14:editId="2D483637">
              <wp:extent cx="5730240" cy="1973580"/>
              <wp:effectExtent l="0" t="0" r="3810" b="762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0240" cy="1973580"/>
                      </a:xfrm>
                      <a:prstGeom prst="rect">
                        <a:avLst/>
                      </a:prstGeom>
                      <a:noFill/>
                      <a:ln>
                        <a:noFill/>
                      </a:ln>
                    </pic:spPr>
                  </pic:pic>
                </a:graphicData>
              </a:graphic>
            </wp:inline>
          </w:drawing>
        </w:r>
      </w:ins>
    </w:p>
    <w:p w14:paraId="2812CD63" w14:textId="745E23A2" w:rsidR="002D56A4" w:rsidRDefault="002D56A4" w:rsidP="00492B92">
      <w:pPr>
        <w:pStyle w:val="MonParagraphe"/>
        <w:jc w:val="center"/>
        <w:rPr>
          <w:ins w:id="894" w:author="Gaetan Gaudard" w:date="2020-05-30T16:43:00Z"/>
          <w:rFonts w:ascii="Times New Roman" w:hAnsi="Times New Roman"/>
          <w:kern w:val="0"/>
        </w:rPr>
      </w:pPr>
    </w:p>
    <w:p w14:paraId="5A89E16E" w14:textId="6D39F90E" w:rsidR="002D56A4" w:rsidRDefault="003B57DE">
      <w:pPr>
        <w:pStyle w:val="Figure"/>
        <w:rPr>
          <w:ins w:id="895" w:author="Gaetan Gaudard" w:date="2020-05-30T16:43:00Z"/>
        </w:rPr>
        <w:pPrChange w:id="896" w:author="Gaetan Gaudard" w:date="2020-05-30T16:43:00Z">
          <w:pPr>
            <w:pStyle w:val="MonParagraphe"/>
            <w:jc w:val="center"/>
          </w:pPr>
        </w:pPrChange>
      </w:pPr>
      <w:ins w:id="897" w:author="Gaetan Gaudard" w:date="2020-05-30T16:43:00Z">
        <w:r>
          <w:t>Figure 8</w:t>
        </w:r>
      </w:ins>
      <w:ins w:id="898" w:author="Gaetan Gaudard" w:date="2020-05-30T16:44:00Z">
        <w:r>
          <w:t xml:space="preserve"> : </w:t>
        </w:r>
      </w:ins>
      <w:r w:rsidR="008B72AA">
        <w:t xml:space="preserve">Axes principaux d’une région de 4 pixels. </w:t>
      </w:r>
      <w:proofErr w:type="spellStart"/>
      <w:r w:rsidR="008B72AA">
        <w:t>Ref</w:t>
      </w:r>
      <w:proofErr w:type="spellEnd"/>
      <w:r w:rsidR="008B72AA">
        <w:t>[5]</w:t>
      </w:r>
    </w:p>
    <w:p w14:paraId="753ECEDB" w14:textId="77777777" w:rsidR="003B57DE" w:rsidRPr="009010EA" w:rsidRDefault="003B57DE">
      <w:pPr>
        <w:pStyle w:val="MonParagraphe"/>
        <w:jc w:val="center"/>
        <w:rPr>
          <w:ins w:id="899" w:author="Gaetan Gaudard" w:date="2020-05-30T16:39:00Z"/>
          <w:rFonts w:ascii="Times New Roman" w:hAnsi="Times New Roman"/>
          <w:kern w:val="0"/>
        </w:rPr>
        <w:pPrChange w:id="900" w:author="Gaetan Gaudard" w:date="2020-05-30T16:41:00Z">
          <w:pPr>
            <w:widowControl/>
            <w:suppressAutoHyphens w:val="0"/>
            <w:autoSpaceDN/>
            <w:spacing w:after="240"/>
            <w:jc w:val="both"/>
            <w:textAlignment w:val="auto"/>
          </w:pPr>
        </w:pPrChange>
      </w:pPr>
    </w:p>
    <w:p w14:paraId="09C86994" w14:textId="77777777" w:rsidR="009010EA" w:rsidRPr="00590E43" w:rsidRDefault="009010EA">
      <w:pPr>
        <w:pStyle w:val="MonParagraphe"/>
        <w:rPr>
          <w:ins w:id="901" w:author="Gaetan Gaudard" w:date="2020-05-30T16:39:00Z"/>
          <w:rFonts w:asciiTheme="minorHAnsi" w:hAnsiTheme="minorHAnsi" w:cstheme="minorHAnsi"/>
          <w:kern w:val="0"/>
        </w:rPr>
        <w:pPrChange w:id="902" w:author="Gaetan Gaudard" w:date="2020-05-30T16:40:00Z">
          <w:pPr>
            <w:widowControl/>
            <w:suppressAutoHyphens w:val="0"/>
            <w:autoSpaceDN/>
            <w:spacing w:after="240"/>
            <w:jc w:val="both"/>
            <w:textAlignment w:val="auto"/>
          </w:pPr>
        </w:pPrChange>
      </w:pPr>
      <w:ins w:id="903" w:author="Gaetan Gaudard" w:date="2020-05-30T16:39:00Z">
        <w:r w:rsidRPr="00590E43">
          <w:rPr>
            <w:rFonts w:asciiTheme="minorHAnsi" w:hAnsiTheme="minorHAnsi" w:cstheme="minorHAnsi"/>
            <w:color w:val="000000"/>
            <w:kern w:val="0"/>
          </w:rPr>
          <w:t>Pour notre code, on considère qu’une région est allongée si le rapport des longueurs de ces axes est supérieur à 5. Les autres régions sont éliminées.</w:t>
        </w:r>
      </w:ins>
    </w:p>
    <w:p w14:paraId="68870989" w14:textId="2C5978CC" w:rsidR="009010EA" w:rsidRPr="00590E43" w:rsidRDefault="009010EA" w:rsidP="00771E77">
      <w:pPr>
        <w:pStyle w:val="MonParagraphe"/>
        <w:rPr>
          <w:ins w:id="904" w:author="Gaetan Gaudard" w:date="2020-05-30T17:01:00Z"/>
          <w:rFonts w:asciiTheme="minorHAnsi" w:hAnsiTheme="minorHAnsi" w:cstheme="minorHAnsi"/>
          <w:color w:val="000000"/>
          <w:kern w:val="0"/>
        </w:rPr>
      </w:pPr>
      <w:ins w:id="905" w:author="Gaetan Gaudard" w:date="2020-05-30T16:39:00Z">
        <w:r w:rsidRPr="00590E43">
          <w:rPr>
            <w:rFonts w:asciiTheme="minorHAnsi" w:hAnsiTheme="minorHAnsi" w:cstheme="minorHAnsi"/>
            <w:color w:val="000000"/>
            <w:kern w:val="0"/>
          </w:rPr>
          <w:t>La limite de ce filtre est qu’il supprime définitivement certaines régions. Si les barres sont bien séparées, cela ne pose pas de problème, mais si le seuillage n’était pas optimal</w:t>
        </w:r>
      </w:ins>
      <w:ins w:id="906" w:author="Gaetan Gaudard" w:date="2020-05-30T16:55:00Z">
        <w:r w:rsidR="008044C3" w:rsidRPr="00590E43">
          <w:rPr>
            <w:rFonts w:asciiTheme="minorHAnsi" w:hAnsiTheme="minorHAnsi" w:cstheme="minorHAnsi"/>
            <w:color w:val="000000"/>
            <w:kern w:val="0"/>
          </w:rPr>
          <w:t>,</w:t>
        </w:r>
      </w:ins>
      <w:ins w:id="907" w:author="Gaetan Gaudard" w:date="2020-05-30T16:39:00Z">
        <w:r w:rsidRPr="00590E43">
          <w:rPr>
            <w:rFonts w:asciiTheme="minorHAnsi" w:hAnsiTheme="minorHAnsi" w:cstheme="minorHAnsi"/>
            <w:color w:val="000000"/>
            <w:kern w:val="0"/>
          </w:rPr>
          <w:t xml:space="preserve"> alors certaines barres du code peuvent être supprimé</w:t>
        </w:r>
      </w:ins>
      <w:ins w:id="908" w:author="Gaetan Gaudard" w:date="2020-05-30T16:55:00Z">
        <w:r w:rsidR="008044C3" w:rsidRPr="00590E43">
          <w:rPr>
            <w:rFonts w:asciiTheme="minorHAnsi" w:hAnsiTheme="minorHAnsi" w:cstheme="minorHAnsi"/>
            <w:color w:val="000000"/>
            <w:kern w:val="0"/>
          </w:rPr>
          <w:t>e</w:t>
        </w:r>
      </w:ins>
      <w:ins w:id="909" w:author="Gaetan Gaudard" w:date="2020-05-30T16:39:00Z">
        <w:r w:rsidRPr="00590E43">
          <w:rPr>
            <w:rFonts w:asciiTheme="minorHAnsi" w:hAnsiTheme="minorHAnsi" w:cstheme="minorHAnsi"/>
            <w:color w:val="000000"/>
            <w:kern w:val="0"/>
          </w:rPr>
          <w:t xml:space="preserve">s. Cela peut ne pas poser </w:t>
        </w:r>
      </w:ins>
      <w:ins w:id="910" w:author="Gaetan Gaudard" w:date="2020-05-30T16:54:00Z">
        <w:r w:rsidR="00923D52" w:rsidRPr="00590E43">
          <w:rPr>
            <w:rFonts w:asciiTheme="minorHAnsi" w:hAnsiTheme="minorHAnsi" w:cstheme="minorHAnsi"/>
            <w:color w:val="000000"/>
            <w:kern w:val="0"/>
          </w:rPr>
          <w:t xml:space="preserve">de </w:t>
        </w:r>
      </w:ins>
      <w:ins w:id="911" w:author="Gaetan Gaudard" w:date="2020-05-30T16:39:00Z">
        <w:r w:rsidRPr="00590E43">
          <w:rPr>
            <w:rFonts w:asciiTheme="minorHAnsi" w:hAnsiTheme="minorHAnsi" w:cstheme="minorHAnsi"/>
            <w:color w:val="000000"/>
            <w:kern w:val="0"/>
          </w:rPr>
          <w:t xml:space="preserve">problème pour la suite puisqu’une fois avoir trouvé la zone où se situe le code barre, on repart de l’image binarisée initiale qui n’a </w:t>
        </w:r>
      </w:ins>
      <w:ins w:id="912" w:author="Gaetan Gaudard" w:date="2020-05-30T16:54:00Z">
        <w:r w:rsidR="00024101" w:rsidRPr="00590E43">
          <w:rPr>
            <w:rFonts w:asciiTheme="minorHAnsi" w:hAnsiTheme="minorHAnsi" w:cstheme="minorHAnsi"/>
            <w:color w:val="000000"/>
            <w:kern w:val="0"/>
          </w:rPr>
          <w:t>subi</w:t>
        </w:r>
      </w:ins>
      <w:ins w:id="913" w:author="Gaetan Gaudard" w:date="2020-05-30T16:39:00Z">
        <w:r w:rsidRPr="00590E43">
          <w:rPr>
            <w:rFonts w:asciiTheme="minorHAnsi" w:hAnsiTheme="minorHAnsi" w:cstheme="minorHAnsi"/>
            <w:color w:val="000000"/>
            <w:kern w:val="0"/>
          </w:rPr>
          <w:t xml:space="preserve"> aucun filtre de régions. En revanche, il sera impossible de trouver la zone où se situe le code</w:t>
        </w:r>
      </w:ins>
      <w:ins w:id="914" w:author="Gaetan Gaudard" w:date="2020-05-30T16:54:00Z">
        <w:r w:rsidR="00024101" w:rsidRPr="00590E43">
          <w:rPr>
            <w:rFonts w:asciiTheme="minorHAnsi" w:hAnsiTheme="minorHAnsi" w:cstheme="minorHAnsi"/>
            <w:color w:val="000000"/>
            <w:kern w:val="0"/>
          </w:rPr>
          <w:t>-</w:t>
        </w:r>
      </w:ins>
      <w:ins w:id="915" w:author="Gaetan Gaudard" w:date="2020-05-30T16:39:00Z">
        <w:r w:rsidRPr="00590E43">
          <w:rPr>
            <w:rFonts w:asciiTheme="minorHAnsi" w:hAnsiTheme="minorHAnsi" w:cstheme="minorHAnsi"/>
            <w:color w:val="000000"/>
            <w:kern w:val="0"/>
          </w:rPr>
          <w:t>barre</w:t>
        </w:r>
      </w:ins>
      <w:ins w:id="916" w:author="Gaetan Gaudard" w:date="2020-05-30T16:54:00Z">
        <w:r w:rsidR="00024101" w:rsidRPr="00590E43">
          <w:rPr>
            <w:rFonts w:asciiTheme="minorHAnsi" w:hAnsiTheme="minorHAnsi" w:cstheme="minorHAnsi"/>
            <w:color w:val="000000"/>
            <w:kern w:val="0"/>
          </w:rPr>
          <w:t>s</w:t>
        </w:r>
      </w:ins>
      <w:ins w:id="917" w:author="Gaetan Gaudard" w:date="2020-05-30T16:39:00Z">
        <w:r w:rsidRPr="00590E43">
          <w:rPr>
            <w:rFonts w:asciiTheme="minorHAnsi" w:hAnsiTheme="minorHAnsi" w:cstheme="minorHAnsi"/>
            <w:color w:val="000000"/>
            <w:kern w:val="0"/>
          </w:rPr>
          <w:t xml:space="preserve">, si les barres sont toutes rattachées et ne forment qu’une seule région, comme sur </w:t>
        </w:r>
      </w:ins>
      <w:r w:rsidR="008B72AA">
        <w:rPr>
          <w:rFonts w:asciiTheme="minorHAnsi" w:hAnsiTheme="minorHAnsi" w:cstheme="minorHAnsi"/>
          <w:color w:val="000000"/>
          <w:kern w:val="0"/>
        </w:rPr>
        <w:t xml:space="preserve">la figure suivante </w:t>
      </w:r>
      <w:ins w:id="918" w:author="Gaetan Gaudard" w:date="2020-05-30T16:39:00Z">
        <w:r w:rsidRPr="00590E43">
          <w:rPr>
            <w:rFonts w:asciiTheme="minorHAnsi" w:hAnsiTheme="minorHAnsi" w:cstheme="minorHAnsi"/>
            <w:color w:val="000000"/>
            <w:kern w:val="0"/>
          </w:rPr>
          <w:t>:</w:t>
        </w:r>
      </w:ins>
    </w:p>
    <w:p w14:paraId="4FDD39AF" w14:textId="77777777" w:rsidR="00DD4B97" w:rsidRPr="009010EA" w:rsidRDefault="00DD4B97">
      <w:pPr>
        <w:pStyle w:val="MonParagraphe"/>
        <w:rPr>
          <w:ins w:id="919" w:author="Gaetan Gaudard" w:date="2020-05-30T16:39:00Z"/>
          <w:rFonts w:ascii="Times New Roman" w:hAnsi="Times New Roman"/>
          <w:kern w:val="0"/>
        </w:rPr>
        <w:pPrChange w:id="920" w:author="Gaetan Gaudard" w:date="2020-05-30T16:40:00Z">
          <w:pPr>
            <w:widowControl/>
            <w:suppressAutoHyphens w:val="0"/>
            <w:autoSpaceDN/>
            <w:spacing w:after="240"/>
            <w:jc w:val="both"/>
            <w:textAlignment w:val="auto"/>
          </w:pPr>
        </w:pPrChange>
      </w:pPr>
    </w:p>
    <w:p w14:paraId="1F85C482" w14:textId="5F4DCCA4" w:rsidR="009010EA" w:rsidRDefault="009010EA" w:rsidP="00771E77">
      <w:pPr>
        <w:pStyle w:val="MonParagraphe"/>
        <w:rPr>
          <w:ins w:id="921" w:author="Gaetan Gaudard" w:date="2020-05-30T16:58:00Z"/>
          <w:rFonts w:ascii="Arial" w:hAnsi="Arial" w:cs="Arial"/>
          <w:color w:val="000000"/>
          <w:kern w:val="0"/>
        </w:rPr>
      </w:pPr>
      <w:ins w:id="922" w:author="Gaetan Gaudard" w:date="2020-05-30T16:39:00Z">
        <w:r w:rsidRPr="009010EA">
          <w:rPr>
            <w:rFonts w:ascii="Arial" w:hAnsi="Arial" w:cs="Arial"/>
            <w:noProof/>
            <w:color w:val="000000"/>
            <w:kern w:val="0"/>
            <w:bdr w:val="none" w:sz="0" w:space="0" w:color="auto" w:frame="1"/>
          </w:rPr>
          <w:drawing>
            <wp:inline distT="0" distB="0" distL="0" distR="0" wp14:anchorId="6B580894" wp14:editId="15E35074">
              <wp:extent cx="2697480" cy="1409700"/>
              <wp:effectExtent l="0" t="0" r="762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697480" cy="1409700"/>
                      </a:xfrm>
                      <a:prstGeom prst="rect">
                        <a:avLst/>
                      </a:prstGeom>
                      <a:noFill/>
                      <a:ln>
                        <a:noFill/>
                      </a:ln>
                    </pic:spPr>
                  </pic:pic>
                </a:graphicData>
              </a:graphic>
            </wp:inline>
          </w:drawing>
        </w:r>
        <w:r w:rsidRPr="009010EA">
          <w:rPr>
            <w:rFonts w:ascii="Arial" w:hAnsi="Arial" w:cs="Arial"/>
            <w:color w:val="000000"/>
            <w:kern w:val="0"/>
          </w:rPr>
          <w:t>  </w:t>
        </w:r>
        <w:r w:rsidRPr="009010EA">
          <w:rPr>
            <w:rFonts w:ascii="Arial" w:hAnsi="Arial" w:cs="Arial"/>
            <w:noProof/>
            <w:color w:val="000000"/>
            <w:kern w:val="0"/>
            <w:bdr w:val="none" w:sz="0" w:space="0" w:color="auto" w:frame="1"/>
          </w:rPr>
          <w:drawing>
            <wp:inline distT="0" distB="0" distL="0" distR="0" wp14:anchorId="2B4E00B1" wp14:editId="79E8F4FF">
              <wp:extent cx="2522220" cy="1409700"/>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522220" cy="1409700"/>
                      </a:xfrm>
                      <a:prstGeom prst="rect">
                        <a:avLst/>
                      </a:prstGeom>
                      <a:noFill/>
                      <a:ln>
                        <a:noFill/>
                      </a:ln>
                    </pic:spPr>
                  </pic:pic>
                </a:graphicData>
              </a:graphic>
            </wp:inline>
          </w:drawing>
        </w:r>
      </w:ins>
    </w:p>
    <w:p w14:paraId="738A6257" w14:textId="40027ED3" w:rsidR="00860DC9" w:rsidRDefault="00860DC9" w:rsidP="001B4712">
      <w:pPr>
        <w:pStyle w:val="Figure"/>
        <w:rPr>
          <w:ins w:id="923" w:author="Gaetan Gaudard" w:date="2020-05-30T16:58:00Z"/>
        </w:rPr>
      </w:pPr>
    </w:p>
    <w:p w14:paraId="1E2FF40B" w14:textId="5C305235" w:rsidR="00537063" w:rsidRPr="00537063" w:rsidRDefault="001B4712" w:rsidP="008B72AA">
      <w:pPr>
        <w:pStyle w:val="Figure"/>
        <w:rPr>
          <w:ins w:id="924" w:author="Gaetan Gaudard" w:date="2020-05-30T17:01:00Z"/>
          <w:rPrChange w:id="925" w:author="Gaetan Gaudard" w:date="2020-05-30T18:25:00Z">
            <w:rPr>
              <w:ins w:id="926" w:author="Gaetan Gaudard" w:date="2020-05-30T17:01:00Z"/>
            </w:rPr>
          </w:rPrChange>
        </w:rPr>
        <w:pPrChange w:id="927" w:author="Gaetan Gaudard" w:date="2020-05-30T18:25:00Z">
          <w:pPr>
            <w:pStyle w:val="MonParagraphe"/>
          </w:pPr>
        </w:pPrChange>
      </w:pPr>
      <w:ins w:id="928" w:author="Gaetan Gaudard" w:date="2020-05-30T16:58:00Z">
        <w:r>
          <w:t xml:space="preserve">Figure 9 : </w:t>
        </w:r>
      </w:ins>
      <w:ins w:id="929" w:author="Gaetan Gaudard" w:date="2020-05-30T16:59:00Z">
        <w:r>
          <w:t xml:space="preserve">Exemple de codes-barres ne pouvant être </w:t>
        </w:r>
        <w:r w:rsidR="008D554F">
          <w:t>décodés</w:t>
        </w:r>
      </w:ins>
    </w:p>
    <w:p w14:paraId="478A853D" w14:textId="77777777" w:rsidR="008B72AA" w:rsidRPr="008B72AA" w:rsidRDefault="008B72AA" w:rsidP="008B72AA"/>
    <w:p w14:paraId="578E313E" w14:textId="44CEAB32" w:rsidR="00537063" w:rsidRPr="00537063" w:rsidRDefault="00537063" w:rsidP="008B72AA">
      <w:pPr>
        <w:pStyle w:val="MonTitreSousSection"/>
        <w:rPr>
          <w:ins w:id="930" w:author="Gaetan Gaudard" w:date="2020-05-30T18:24:00Z"/>
          <w:sz w:val="22"/>
          <w:rPrChange w:id="931" w:author="Gaetan Gaudard" w:date="2020-05-30T18:26:00Z">
            <w:rPr>
              <w:ins w:id="932" w:author="Gaetan Gaudard" w:date="2020-05-30T18:24:00Z"/>
              <w:rFonts w:ascii="Arial" w:eastAsia="Times New Roman" w:hAnsi="Arial" w:cs="Arial"/>
              <w:color w:val="000000"/>
              <w:kern w:val="0"/>
              <w:sz w:val="22"/>
              <w:szCs w:val="22"/>
            </w:rPr>
          </w:rPrChange>
        </w:rPr>
        <w:pPrChange w:id="933" w:author="Gaetan Gaudard" w:date="2020-05-30T19:11:00Z">
          <w:pPr>
            <w:widowControl/>
            <w:numPr>
              <w:numId w:val="19"/>
            </w:numPr>
            <w:tabs>
              <w:tab w:val="num" w:pos="720"/>
            </w:tabs>
            <w:suppressAutoHyphens w:val="0"/>
            <w:autoSpaceDN/>
            <w:spacing w:after="240"/>
            <w:ind w:left="720" w:hanging="360"/>
            <w:jc w:val="both"/>
          </w:pPr>
        </w:pPrChange>
      </w:pPr>
      <w:bookmarkStart w:id="934" w:name="_Toc41838511"/>
      <w:ins w:id="935" w:author="Gaetan Gaudard" w:date="2020-05-30T18:24:00Z">
        <w:r w:rsidRPr="00537063">
          <w:rPr>
            <w:rPrChange w:id="936" w:author="Gaetan Gaudard" w:date="2020-05-30T18:25:00Z">
              <w:rPr>
                <w:color w:val="000000"/>
                <w:kern w:val="0"/>
                <w:szCs w:val="22"/>
              </w:rPr>
            </w:rPrChange>
          </w:rPr>
          <w:t>Recherche des régions de même orientation</w:t>
        </w:r>
        <w:bookmarkEnd w:id="934"/>
      </w:ins>
    </w:p>
    <w:p w14:paraId="2DE30966" w14:textId="77777777" w:rsidR="00537063" w:rsidRPr="00590E43" w:rsidRDefault="00537063">
      <w:pPr>
        <w:pStyle w:val="MonParagraphe"/>
        <w:rPr>
          <w:ins w:id="937" w:author="Gaetan Gaudard" w:date="2020-05-30T18:24:00Z"/>
          <w:rFonts w:asciiTheme="minorHAnsi" w:hAnsiTheme="minorHAnsi" w:cstheme="minorHAnsi"/>
          <w:rPrChange w:id="938" w:author="Gaetan Gaudard" w:date="2020-05-30T18:25:00Z">
            <w:rPr>
              <w:ins w:id="939" w:author="Gaetan Gaudard" w:date="2020-05-30T18:24:00Z"/>
              <w:rFonts w:ascii="Times New Roman" w:eastAsia="Times New Roman" w:hAnsi="Times New Roman" w:cs="Times New Roman"/>
              <w:kern w:val="0"/>
            </w:rPr>
          </w:rPrChange>
        </w:rPr>
        <w:pPrChange w:id="940" w:author="Gaetan Gaudard" w:date="2020-05-30T18:26:00Z">
          <w:pPr>
            <w:widowControl/>
            <w:suppressAutoHyphens w:val="0"/>
            <w:autoSpaceDN/>
            <w:spacing w:after="240"/>
            <w:jc w:val="both"/>
            <w:textAlignment w:val="auto"/>
          </w:pPr>
        </w:pPrChange>
      </w:pPr>
      <w:ins w:id="941" w:author="Gaetan Gaudard" w:date="2020-05-30T18:24:00Z">
        <w:r w:rsidRPr="00590E43">
          <w:rPr>
            <w:rFonts w:asciiTheme="minorHAnsi" w:hAnsiTheme="minorHAnsi" w:cstheme="minorHAnsi"/>
            <w:rPrChange w:id="942" w:author="Gaetan Gaudard" w:date="2020-05-30T18:25:00Z">
              <w:rPr>
                <w:rFonts w:ascii="Arial" w:hAnsi="Arial" w:cs="Arial"/>
                <w:color w:val="000000"/>
                <w:kern w:val="0"/>
              </w:rPr>
            </w:rPrChange>
          </w:rPr>
          <w:t xml:space="preserve">Une autre propriété intéressante de la fonction </w:t>
        </w:r>
        <w:proofErr w:type="spellStart"/>
        <w:r w:rsidRPr="00590E43">
          <w:rPr>
            <w:rFonts w:asciiTheme="minorHAnsi" w:hAnsiTheme="minorHAnsi" w:cstheme="minorHAnsi"/>
            <w:rPrChange w:id="943" w:author="Gaetan Gaudard" w:date="2020-05-30T18:25:00Z">
              <w:rPr>
                <w:rFonts w:ascii="Arial" w:hAnsi="Arial" w:cs="Arial"/>
                <w:color w:val="000000"/>
                <w:kern w:val="0"/>
              </w:rPr>
            </w:rPrChange>
          </w:rPr>
          <w:t>regionprops</w:t>
        </w:r>
        <w:proofErr w:type="spellEnd"/>
        <w:r w:rsidRPr="00590E43">
          <w:rPr>
            <w:rFonts w:asciiTheme="minorHAnsi" w:hAnsiTheme="minorHAnsi" w:cstheme="minorHAnsi"/>
            <w:rPrChange w:id="944" w:author="Gaetan Gaudard" w:date="2020-05-30T18:25:00Z">
              <w:rPr>
                <w:rFonts w:ascii="Arial" w:hAnsi="Arial" w:cs="Arial"/>
                <w:color w:val="000000"/>
                <w:kern w:val="0"/>
              </w:rPr>
            </w:rPrChange>
          </w:rPr>
          <w:t>() est l’orientation. Il s’agit de l’angle entre l’axe principale de la région et l’axe horizontale. Cet angle est illustré sur la figure suivante :</w:t>
        </w:r>
      </w:ins>
    </w:p>
    <w:p w14:paraId="20F66E31" w14:textId="11C73CB0" w:rsidR="003275F4" w:rsidRDefault="00537063">
      <w:pPr>
        <w:pStyle w:val="MonParagraphe"/>
        <w:jc w:val="center"/>
        <w:rPr>
          <w:ins w:id="945" w:author="Gaetan Gaudard" w:date="2020-05-30T18:31:00Z"/>
        </w:rPr>
      </w:pPr>
      <w:ins w:id="946" w:author="Gaetan Gaudard" w:date="2020-05-30T18:24:00Z">
        <w:r w:rsidRPr="00537063">
          <w:rPr>
            <w:noProof/>
            <w:rPrChange w:id="947" w:author="Gaetan Gaudard" w:date="2020-05-30T18:25:00Z">
              <w:rPr>
                <w:rFonts w:ascii="Arial" w:hAnsi="Arial" w:cs="Arial"/>
                <w:noProof/>
                <w:color w:val="000000"/>
                <w:kern w:val="0"/>
                <w:bdr w:val="none" w:sz="0" w:space="0" w:color="auto" w:frame="1"/>
              </w:rPr>
            </w:rPrChange>
          </w:rPr>
          <w:drawing>
            <wp:inline distT="0" distB="0" distL="0" distR="0" wp14:anchorId="75661B48" wp14:editId="2E58A799">
              <wp:extent cx="2628900" cy="1470660"/>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28900" cy="1470660"/>
                      </a:xfrm>
                      <a:prstGeom prst="rect">
                        <a:avLst/>
                      </a:prstGeom>
                      <a:noFill/>
                      <a:ln>
                        <a:noFill/>
                      </a:ln>
                    </pic:spPr>
                  </pic:pic>
                </a:graphicData>
              </a:graphic>
            </wp:inline>
          </w:drawing>
        </w:r>
      </w:ins>
    </w:p>
    <w:p w14:paraId="5162A80C" w14:textId="7B4C6CBE" w:rsidR="003275F4" w:rsidRDefault="003275F4">
      <w:pPr>
        <w:pStyle w:val="Figure"/>
        <w:rPr>
          <w:ins w:id="948" w:author="Gaetan Gaudard" w:date="2020-05-30T18:31:00Z"/>
        </w:rPr>
        <w:pPrChange w:id="949" w:author="Gaetan Gaudard" w:date="2020-05-30T18:32:00Z">
          <w:pPr>
            <w:pStyle w:val="MonParagraphe"/>
            <w:jc w:val="center"/>
          </w:pPr>
        </w:pPrChange>
      </w:pPr>
      <w:ins w:id="950" w:author="Gaetan Gaudard" w:date="2020-05-30T18:31:00Z">
        <w:r>
          <w:t xml:space="preserve">Figure 10 : </w:t>
        </w:r>
      </w:ins>
      <w:r w:rsidR="00AD4926">
        <w:t xml:space="preserve">Orientation d’une région. Inspiré de </w:t>
      </w:r>
      <w:proofErr w:type="spellStart"/>
      <w:r w:rsidR="00AD4926">
        <w:t>Ref</w:t>
      </w:r>
      <w:proofErr w:type="spellEnd"/>
      <w:r w:rsidR="00AD4926">
        <w:t>[5]</w:t>
      </w:r>
    </w:p>
    <w:p w14:paraId="7DB0C9FB" w14:textId="17ED8772" w:rsidR="00537063" w:rsidRPr="00590E43" w:rsidRDefault="00537063">
      <w:pPr>
        <w:pStyle w:val="MonParagraphe"/>
        <w:rPr>
          <w:ins w:id="951" w:author="Gaetan Gaudard" w:date="2020-05-30T18:24:00Z"/>
          <w:rFonts w:asciiTheme="minorHAnsi" w:hAnsiTheme="minorHAnsi" w:cstheme="minorHAnsi"/>
          <w:rPrChange w:id="952" w:author="Gaetan Gaudard" w:date="2020-05-30T18:25:00Z">
            <w:rPr>
              <w:ins w:id="953" w:author="Gaetan Gaudard" w:date="2020-05-30T18:24:00Z"/>
              <w:rFonts w:ascii="Times New Roman" w:eastAsia="Times New Roman" w:hAnsi="Times New Roman" w:cs="Times New Roman"/>
              <w:kern w:val="0"/>
            </w:rPr>
          </w:rPrChange>
        </w:rPr>
        <w:pPrChange w:id="954" w:author="Gaetan Gaudard" w:date="2020-05-30T18:26:00Z">
          <w:pPr>
            <w:widowControl/>
            <w:suppressAutoHyphens w:val="0"/>
            <w:autoSpaceDN/>
            <w:spacing w:after="240"/>
            <w:jc w:val="both"/>
            <w:textAlignment w:val="auto"/>
          </w:pPr>
        </w:pPrChange>
      </w:pPr>
      <w:ins w:id="955" w:author="Gaetan Gaudard" w:date="2020-05-30T18:24:00Z">
        <w:r w:rsidRPr="00590E43">
          <w:rPr>
            <w:rFonts w:asciiTheme="minorHAnsi" w:hAnsiTheme="minorHAnsi" w:cstheme="minorHAnsi"/>
            <w:rPrChange w:id="956" w:author="Gaetan Gaudard" w:date="2020-05-30T18:25:00Z">
              <w:rPr>
                <w:rFonts w:ascii="Arial" w:hAnsi="Arial" w:cs="Arial"/>
                <w:color w:val="000000"/>
                <w:kern w:val="0"/>
              </w:rPr>
            </w:rPrChange>
          </w:rPr>
          <w:lastRenderedPageBreak/>
          <w:t xml:space="preserve">On considère que deux régions ont la même orientation si l’angle entre leur axe principal est </w:t>
        </w:r>
      </w:ins>
      <w:ins w:id="957" w:author="Gaetan Gaudard" w:date="2020-05-30T18:32:00Z">
        <w:r w:rsidR="00660A56" w:rsidRPr="00590E43">
          <w:rPr>
            <w:rFonts w:asciiTheme="minorHAnsi" w:hAnsiTheme="minorHAnsi" w:cstheme="minorHAnsi"/>
            <w:rPrChange w:id="958" w:author="Gaetan Gaudard" w:date="2020-05-30T18:25:00Z">
              <w:rPr/>
            </w:rPrChange>
          </w:rPr>
          <w:t>inférieur</w:t>
        </w:r>
      </w:ins>
      <w:ins w:id="959" w:author="Gaetan Gaudard" w:date="2020-05-30T18:24:00Z">
        <w:r w:rsidRPr="00590E43">
          <w:rPr>
            <w:rFonts w:asciiTheme="minorHAnsi" w:hAnsiTheme="minorHAnsi" w:cstheme="minorHAnsi"/>
            <w:rPrChange w:id="960" w:author="Gaetan Gaudard" w:date="2020-05-30T18:25:00Z">
              <w:rPr>
                <w:rFonts w:ascii="Arial" w:hAnsi="Arial" w:cs="Arial"/>
                <w:color w:val="000000"/>
                <w:kern w:val="0"/>
              </w:rPr>
            </w:rPrChange>
          </w:rPr>
          <w:t xml:space="preserve"> à 5 degrés. Pour chaque région, on regarde combien de régions ont la même orientation. On garde le groupe de régions le plus nombreux. Les autres sont éliminées.</w:t>
        </w:r>
      </w:ins>
    </w:p>
    <w:p w14:paraId="43FABF20" w14:textId="6629027B" w:rsidR="00FC11B0" w:rsidRPr="00590E43" w:rsidRDefault="00537063" w:rsidP="00537063">
      <w:pPr>
        <w:pStyle w:val="MonParagraphe"/>
        <w:rPr>
          <w:ins w:id="961" w:author="Gaetan Gaudard" w:date="2020-05-30T18:41:00Z"/>
          <w:rFonts w:asciiTheme="minorHAnsi" w:hAnsiTheme="minorHAnsi" w:cstheme="minorHAnsi"/>
        </w:rPr>
      </w:pPr>
      <w:ins w:id="962" w:author="Gaetan Gaudard" w:date="2020-05-30T18:24:00Z">
        <w:r w:rsidRPr="00590E43">
          <w:rPr>
            <w:rFonts w:asciiTheme="minorHAnsi" w:hAnsiTheme="minorHAnsi" w:cstheme="minorHAnsi"/>
            <w:rPrChange w:id="963" w:author="Gaetan Gaudard" w:date="2020-05-30T18:25:00Z">
              <w:rPr>
                <w:rFonts w:ascii="Arial" w:hAnsi="Arial" w:cs="Arial"/>
                <w:color w:val="000000"/>
                <w:kern w:val="0"/>
              </w:rPr>
            </w:rPrChange>
          </w:rPr>
          <w:t xml:space="preserve">Là encore, ce filtrage </w:t>
        </w:r>
      </w:ins>
      <w:ins w:id="964" w:author="Gaetan Gaudard" w:date="2020-05-30T18:32:00Z">
        <w:r w:rsidR="00660A56" w:rsidRPr="00590E43">
          <w:rPr>
            <w:rFonts w:asciiTheme="minorHAnsi" w:hAnsiTheme="minorHAnsi" w:cstheme="minorHAnsi"/>
          </w:rPr>
          <w:t>montre</w:t>
        </w:r>
      </w:ins>
      <w:ins w:id="965" w:author="Gaetan Gaudard" w:date="2020-05-30T18:24:00Z">
        <w:r w:rsidRPr="00590E43">
          <w:rPr>
            <w:rFonts w:asciiTheme="minorHAnsi" w:hAnsiTheme="minorHAnsi" w:cstheme="minorHAnsi"/>
            <w:rPrChange w:id="966" w:author="Gaetan Gaudard" w:date="2020-05-30T18:25:00Z">
              <w:rPr>
                <w:rFonts w:ascii="Arial" w:hAnsi="Arial" w:cs="Arial"/>
                <w:color w:val="000000"/>
                <w:kern w:val="0"/>
              </w:rPr>
            </w:rPrChange>
          </w:rPr>
          <w:t xml:space="preserve"> certaines limites. En effet, si le groupe de régions dont l’orientation apparaît le plus souvent, ne correspond pas aux barres du code-barres, le code sera effacé et ne pourra pas être décodé. Mais c’est très rarement le cas : il faudrait une image ou il y a beaucoup de régions allongées, autres que les barres du code-barres. La seconde limite est </w:t>
        </w:r>
      </w:ins>
      <w:ins w:id="967" w:author="Gaetan Gaudard" w:date="2020-05-30T18:35:00Z">
        <w:r w:rsidR="006F45A4" w:rsidRPr="00590E43">
          <w:rPr>
            <w:rFonts w:asciiTheme="minorHAnsi" w:hAnsiTheme="minorHAnsi" w:cstheme="minorHAnsi"/>
          </w:rPr>
          <w:t>due</w:t>
        </w:r>
      </w:ins>
      <w:ins w:id="968" w:author="Gaetan Gaudard" w:date="2020-05-30T18:24:00Z">
        <w:r w:rsidRPr="00590E43">
          <w:rPr>
            <w:rFonts w:asciiTheme="minorHAnsi" w:hAnsiTheme="minorHAnsi" w:cstheme="minorHAnsi"/>
            <w:rPrChange w:id="969" w:author="Gaetan Gaudard" w:date="2020-05-30T18:25:00Z">
              <w:rPr>
                <w:rFonts w:ascii="Arial" w:hAnsi="Arial" w:cs="Arial"/>
                <w:color w:val="000000"/>
                <w:kern w:val="0"/>
              </w:rPr>
            </w:rPrChange>
          </w:rPr>
          <w:t xml:space="preserve"> au seuil de 5 degré</w:t>
        </w:r>
      </w:ins>
      <w:ins w:id="970" w:author="Gaetan Gaudard" w:date="2020-05-30T18:35:00Z">
        <w:r w:rsidR="006F45A4" w:rsidRPr="00590E43">
          <w:rPr>
            <w:rFonts w:asciiTheme="minorHAnsi" w:hAnsiTheme="minorHAnsi" w:cstheme="minorHAnsi"/>
          </w:rPr>
          <w:t>s</w:t>
        </w:r>
      </w:ins>
      <w:ins w:id="971" w:author="Gaetan Gaudard" w:date="2020-05-30T18:24:00Z">
        <w:r w:rsidRPr="00590E43">
          <w:rPr>
            <w:rFonts w:asciiTheme="minorHAnsi" w:hAnsiTheme="minorHAnsi" w:cstheme="minorHAnsi"/>
            <w:rPrChange w:id="972" w:author="Gaetan Gaudard" w:date="2020-05-30T18:25:00Z">
              <w:rPr>
                <w:rFonts w:ascii="Arial" w:hAnsi="Arial" w:cs="Arial"/>
                <w:color w:val="000000"/>
                <w:kern w:val="0"/>
              </w:rPr>
            </w:rPrChange>
          </w:rPr>
          <w:t>. Par exemple, si le code</w:t>
        </w:r>
      </w:ins>
      <w:r w:rsidR="00CB15A1">
        <w:rPr>
          <w:rFonts w:asciiTheme="minorHAnsi" w:hAnsiTheme="minorHAnsi" w:cstheme="minorHAnsi"/>
        </w:rPr>
        <w:t>-</w:t>
      </w:r>
      <w:ins w:id="973" w:author="Gaetan Gaudard" w:date="2020-05-30T18:24:00Z">
        <w:r w:rsidRPr="00590E43">
          <w:rPr>
            <w:rFonts w:asciiTheme="minorHAnsi" w:hAnsiTheme="minorHAnsi" w:cstheme="minorHAnsi"/>
            <w:rPrChange w:id="974" w:author="Gaetan Gaudard" w:date="2020-05-30T18:25:00Z">
              <w:rPr>
                <w:rFonts w:ascii="Arial" w:hAnsi="Arial" w:cs="Arial"/>
                <w:color w:val="000000"/>
                <w:kern w:val="0"/>
              </w:rPr>
            </w:rPrChange>
          </w:rPr>
          <w:t>barre</w:t>
        </w:r>
      </w:ins>
      <w:r w:rsidR="00CB15A1">
        <w:rPr>
          <w:rFonts w:asciiTheme="minorHAnsi" w:hAnsiTheme="minorHAnsi" w:cstheme="minorHAnsi"/>
        </w:rPr>
        <w:t>s</w:t>
      </w:r>
      <w:ins w:id="975" w:author="Gaetan Gaudard" w:date="2020-05-30T18:24:00Z">
        <w:r w:rsidRPr="00590E43">
          <w:rPr>
            <w:rFonts w:asciiTheme="minorHAnsi" w:hAnsiTheme="minorHAnsi" w:cstheme="minorHAnsi"/>
            <w:rPrChange w:id="976" w:author="Gaetan Gaudard" w:date="2020-05-30T18:25:00Z">
              <w:rPr>
                <w:rFonts w:ascii="Arial" w:hAnsi="Arial" w:cs="Arial"/>
                <w:color w:val="000000"/>
                <w:kern w:val="0"/>
              </w:rPr>
            </w:rPrChange>
          </w:rPr>
          <w:t xml:space="preserve"> est très déformé, le filtre ne va conserver que la moitié du code, puisqu'il y aura un écart d’orientation de plus de 5 degrés entre les barres aux extrémités du code-barres. La figure suivante illustre </w:t>
        </w:r>
      </w:ins>
      <w:ins w:id="977" w:author="Gaetan Gaudard" w:date="2020-05-30T18:41:00Z">
        <w:r w:rsidR="00FC11B0" w:rsidRPr="00590E43">
          <w:rPr>
            <w:rFonts w:asciiTheme="minorHAnsi" w:hAnsiTheme="minorHAnsi" w:cstheme="minorHAnsi"/>
          </w:rPr>
          <w:t>ce phénomène</w:t>
        </w:r>
      </w:ins>
      <w:ins w:id="978" w:author="Gaetan Gaudard" w:date="2020-05-30T18:24:00Z">
        <w:r w:rsidRPr="00590E43">
          <w:rPr>
            <w:rFonts w:asciiTheme="minorHAnsi" w:hAnsiTheme="minorHAnsi" w:cstheme="minorHAnsi"/>
            <w:rPrChange w:id="979" w:author="Gaetan Gaudard" w:date="2020-05-30T18:25:00Z">
              <w:rPr>
                <w:rFonts w:ascii="Arial" w:hAnsi="Arial" w:cs="Arial"/>
                <w:color w:val="000000"/>
                <w:kern w:val="0"/>
              </w:rPr>
            </w:rPrChange>
          </w:rPr>
          <w:t xml:space="preserve">. </w:t>
        </w:r>
      </w:ins>
    </w:p>
    <w:p w14:paraId="0F950725" w14:textId="77777777" w:rsidR="00FC11B0" w:rsidRDefault="00FC11B0" w:rsidP="00537063">
      <w:pPr>
        <w:pStyle w:val="MonParagraphe"/>
        <w:rPr>
          <w:ins w:id="980" w:author="Gaetan Gaudard" w:date="2020-05-30T18:41:00Z"/>
        </w:rPr>
      </w:pPr>
    </w:p>
    <w:p w14:paraId="02419966" w14:textId="633FDEBF" w:rsidR="00537063" w:rsidRDefault="00537063" w:rsidP="00537063">
      <w:pPr>
        <w:pStyle w:val="MonParagraphe"/>
        <w:rPr>
          <w:ins w:id="981" w:author="Gaetan Gaudard" w:date="2020-05-30T18:41:00Z"/>
        </w:rPr>
      </w:pPr>
      <w:ins w:id="982" w:author="Gaetan Gaudard" w:date="2020-05-30T18:24:00Z">
        <w:r w:rsidRPr="00537063">
          <w:rPr>
            <w:noProof/>
            <w:rPrChange w:id="983" w:author="Gaetan Gaudard" w:date="2020-05-30T18:25:00Z">
              <w:rPr>
                <w:rFonts w:ascii="Arial" w:hAnsi="Arial" w:cs="Arial"/>
                <w:noProof/>
                <w:color w:val="000000"/>
                <w:kern w:val="0"/>
                <w:bdr w:val="none" w:sz="0" w:space="0" w:color="auto" w:frame="1"/>
              </w:rPr>
            </w:rPrChange>
          </w:rPr>
          <w:drawing>
            <wp:inline distT="0" distB="0" distL="0" distR="0" wp14:anchorId="69319DC7" wp14:editId="158D0445">
              <wp:extent cx="5730240" cy="2849880"/>
              <wp:effectExtent l="0" t="0" r="3810" b="762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0240" cy="2849880"/>
                      </a:xfrm>
                      <a:prstGeom prst="rect">
                        <a:avLst/>
                      </a:prstGeom>
                      <a:noFill/>
                      <a:ln>
                        <a:noFill/>
                      </a:ln>
                    </pic:spPr>
                  </pic:pic>
                </a:graphicData>
              </a:graphic>
            </wp:inline>
          </w:drawing>
        </w:r>
      </w:ins>
    </w:p>
    <w:p w14:paraId="24512A18" w14:textId="095ACD8B" w:rsidR="00FC11B0" w:rsidRDefault="00884FA1">
      <w:pPr>
        <w:pStyle w:val="Figure"/>
        <w:rPr>
          <w:ins w:id="984" w:author="Gaetan Gaudard" w:date="2020-05-30T18:41:00Z"/>
        </w:rPr>
        <w:pPrChange w:id="985" w:author="Gaetan Gaudard" w:date="2020-05-30T18:43:00Z">
          <w:pPr>
            <w:pStyle w:val="MonParagraphe"/>
          </w:pPr>
        </w:pPrChange>
      </w:pPr>
      <w:ins w:id="986" w:author="Gaetan Gaudard" w:date="2020-05-30T18:42:00Z">
        <w:r>
          <w:t>Figure 11 : Exemple de disparition de lignes du code</w:t>
        </w:r>
      </w:ins>
      <w:ins w:id="987" w:author="Gaetan Gaudard" w:date="2020-05-30T18:43:00Z">
        <w:r>
          <w:t xml:space="preserve">-barres lors </w:t>
        </w:r>
        <w:r w:rsidR="009E28A3">
          <w:t>de la sélection par l’orientation</w:t>
        </w:r>
      </w:ins>
    </w:p>
    <w:p w14:paraId="21BBDD90" w14:textId="77777777" w:rsidR="00FC11B0" w:rsidRPr="00537063" w:rsidRDefault="00FC11B0">
      <w:pPr>
        <w:pStyle w:val="MonParagraphe"/>
        <w:rPr>
          <w:ins w:id="988" w:author="Gaetan Gaudard" w:date="2020-05-30T18:24:00Z"/>
          <w:rPrChange w:id="989" w:author="Gaetan Gaudard" w:date="2020-05-30T18:25:00Z">
            <w:rPr>
              <w:ins w:id="990" w:author="Gaetan Gaudard" w:date="2020-05-30T18:24:00Z"/>
              <w:rFonts w:ascii="Times New Roman" w:eastAsia="Times New Roman" w:hAnsi="Times New Roman" w:cs="Times New Roman"/>
              <w:kern w:val="0"/>
            </w:rPr>
          </w:rPrChange>
        </w:rPr>
        <w:pPrChange w:id="991" w:author="Gaetan Gaudard" w:date="2020-05-30T18:26:00Z">
          <w:pPr>
            <w:widowControl/>
            <w:suppressAutoHyphens w:val="0"/>
            <w:autoSpaceDN/>
            <w:spacing w:after="240"/>
            <w:jc w:val="both"/>
            <w:textAlignment w:val="auto"/>
          </w:pPr>
        </w:pPrChange>
      </w:pPr>
    </w:p>
    <w:p w14:paraId="0EE63BA1" w14:textId="6AD2D6F5" w:rsidR="00700026" w:rsidRPr="00CB15A1" w:rsidRDefault="00537063" w:rsidP="00CB15A1">
      <w:pPr>
        <w:pStyle w:val="MonParagraphe"/>
        <w:rPr>
          <w:ins w:id="992" w:author="Gaetan Gaudard" w:date="2020-05-30T18:24:00Z"/>
          <w:rFonts w:asciiTheme="minorHAnsi" w:hAnsiTheme="minorHAnsi" w:cstheme="minorHAnsi"/>
          <w:rPrChange w:id="993" w:author="Gaetan Gaudard" w:date="2020-05-30T18:25:00Z">
            <w:rPr>
              <w:ins w:id="994" w:author="Gaetan Gaudard" w:date="2020-05-30T18:24:00Z"/>
              <w:rFonts w:ascii="Times New Roman" w:eastAsia="Times New Roman" w:hAnsi="Times New Roman" w:cs="Times New Roman"/>
              <w:kern w:val="0"/>
            </w:rPr>
          </w:rPrChange>
        </w:rPr>
        <w:pPrChange w:id="995" w:author="Gaetan Gaudard" w:date="2020-05-30T18:26:00Z">
          <w:pPr>
            <w:widowControl/>
            <w:suppressAutoHyphens w:val="0"/>
            <w:autoSpaceDN/>
            <w:spacing w:after="240"/>
            <w:jc w:val="both"/>
            <w:textAlignment w:val="auto"/>
          </w:pPr>
        </w:pPrChange>
      </w:pPr>
      <w:ins w:id="996" w:author="Gaetan Gaudard" w:date="2020-05-30T18:24:00Z">
        <w:r w:rsidRPr="00590E43">
          <w:rPr>
            <w:rFonts w:asciiTheme="minorHAnsi" w:hAnsiTheme="minorHAnsi" w:cstheme="minorHAnsi"/>
            <w:rPrChange w:id="997" w:author="Gaetan Gaudard" w:date="2020-05-30T18:25:00Z">
              <w:rPr>
                <w:rFonts w:ascii="Arial" w:hAnsi="Arial" w:cs="Arial"/>
                <w:color w:val="000000"/>
                <w:kern w:val="0"/>
              </w:rPr>
            </w:rPrChange>
          </w:rPr>
          <w:t>Dans le code final</w:t>
        </w:r>
      </w:ins>
      <w:r w:rsidR="00CB15A1">
        <w:rPr>
          <w:rFonts w:asciiTheme="minorHAnsi" w:hAnsiTheme="minorHAnsi" w:cstheme="minorHAnsi"/>
        </w:rPr>
        <w:t>,</w:t>
      </w:r>
      <w:ins w:id="998" w:author="Gaetan Gaudard" w:date="2020-05-30T18:24:00Z">
        <w:r w:rsidRPr="00590E43">
          <w:rPr>
            <w:rFonts w:asciiTheme="minorHAnsi" w:hAnsiTheme="minorHAnsi" w:cstheme="minorHAnsi"/>
            <w:rPrChange w:id="999" w:author="Gaetan Gaudard" w:date="2020-05-30T18:25:00Z">
              <w:rPr>
                <w:rFonts w:ascii="Arial" w:hAnsi="Arial" w:cs="Arial"/>
                <w:color w:val="000000"/>
                <w:kern w:val="0"/>
              </w:rPr>
            </w:rPrChange>
          </w:rPr>
          <w:t xml:space="preserve"> nous avons gardé une valeur de 10° qui permet un tri efficace tout en conservant l’essentiel des codes même vus de biais </w:t>
        </w:r>
      </w:ins>
      <w:ins w:id="1000" w:author="Gaetan Gaudard" w:date="2020-05-30T18:43:00Z">
        <w:r w:rsidR="002F2CD5" w:rsidRPr="00590E43">
          <w:rPr>
            <w:rFonts w:asciiTheme="minorHAnsi" w:hAnsiTheme="minorHAnsi" w:cstheme="minorHAnsi"/>
          </w:rPr>
          <w:t>comme celui de la figur</w:t>
        </w:r>
      </w:ins>
      <w:ins w:id="1001" w:author="Gaetan Gaudard" w:date="2020-05-30T18:44:00Z">
        <w:r w:rsidR="002F2CD5" w:rsidRPr="00590E43">
          <w:rPr>
            <w:rFonts w:asciiTheme="minorHAnsi" w:hAnsiTheme="minorHAnsi" w:cstheme="minorHAnsi"/>
          </w:rPr>
          <w:t xml:space="preserve">e 10 ci-dessus </w:t>
        </w:r>
      </w:ins>
      <w:ins w:id="1002" w:author="Gaetan Gaudard" w:date="2020-05-30T18:24:00Z">
        <w:r w:rsidRPr="00590E43">
          <w:rPr>
            <w:rFonts w:asciiTheme="minorHAnsi" w:hAnsiTheme="minorHAnsi" w:cstheme="minorHAnsi"/>
            <w:rPrChange w:id="1003" w:author="Gaetan Gaudard" w:date="2020-05-30T18:25:00Z">
              <w:rPr>
                <w:rFonts w:ascii="Arial" w:hAnsi="Arial" w:cs="Arial"/>
                <w:color w:val="000000"/>
                <w:kern w:val="0"/>
              </w:rPr>
            </w:rPrChange>
          </w:rPr>
          <w:t>que nous avons</w:t>
        </w:r>
      </w:ins>
      <w:ins w:id="1004" w:author="Gaetan Gaudard" w:date="2020-05-30T18:44:00Z">
        <w:r w:rsidR="002F2CD5" w:rsidRPr="00590E43">
          <w:rPr>
            <w:rFonts w:asciiTheme="minorHAnsi" w:hAnsiTheme="minorHAnsi" w:cstheme="minorHAnsi"/>
          </w:rPr>
          <w:t xml:space="preserve"> tout de même</w:t>
        </w:r>
      </w:ins>
      <w:ins w:id="1005" w:author="Gaetan Gaudard" w:date="2020-05-30T18:24:00Z">
        <w:r w:rsidRPr="00590E43">
          <w:rPr>
            <w:rFonts w:asciiTheme="minorHAnsi" w:hAnsiTheme="minorHAnsi" w:cstheme="minorHAnsi"/>
            <w:rPrChange w:id="1006" w:author="Gaetan Gaudard" w:date="2020-05-30T18:25:00Z">
              <w:rPr>
                <w:rFonts w:ascii="Arial" w:hAnsi="Arial" w:cs="Arial"/>
                <w:color w:val="000000"/>
                <w:kern w:val="0"/>
              </w:rPr>
            </w:rPrChange>
          </w:rPr>
          <w:t xml:space="preserve"> pu décoder. </w:t>
        </w:r>
      </w:ins>
    </w:p>
    <w:p w14:paraId="66EDE44C" w14:textId="7003989F" w:rsidR="003B0796" w:rsidRPr="003B0796" w:rsidRDefault="00700026" w:rsidP="00CB15A1">
      <w:pPr>
        <w:pStyle w:val="MonTitreSousSection"/>
        <w:rPr>
          <w:ins w:id="1007" w:author="Gaetan Gaudard" w:date="2020-05-30T18:45:00Z"/>
          <w:rPrChange w:id="1008" w:author="Gaetan Gaudard" w:date="2020-05-30T18:48:00Z">
            <w:rPr>
              <w:ins w:id="1009" w:author="Gaetan Gaudard" w:date="2020-05-30T18:45:00Z"/>
            </w:rPr>
          </w:rPrChange>
        </w:rPr>
        <w:pPrChange w:id="1010" w:author="Gaetan Gaudard" w:date="2020-05-30T19:11:00Z">
          <w:pPr>
            <w:widowControl/>
            <w:numPr>
              <w:numId w:val="21"/>
            </w:numPr>
            <w:tabs>
              <w:tab w:val="num" w:pos="720"/>
            </w:tabs>
            <w:suppressAutoHyphens w:val="0"/>
            <w:autoSpaceDN/>
            <w:spacing w:after="240"/>
            <w:ind w:left="720" w:hanging="360"/>
            <w:jc w:val="both"/>
          </w:pPr>
        </w:pPrChange>
      </w:pPr>
      <w:bookmarkStart w:id="1011" w:name="_Toc41838512"/>
      <w:ins w:id="1012" w:author="Gaetan Gaudard" w:date="2020-05-30T18:45:00Z">
        <w:r w:rsidRPr="00700026">
          <w:rPr>
            <w:rPrChange w:id="1013" w:author="Gaetan Gaudard" w:date="2020-05-30T18:45:00Z">
              <w:rPr/>
            </w:rPrChange>
          </w:rPr>
          <w:t>Recherche des régions voisines</w:t>
        </w:r>
        <w:bookmarkEnd w:id="1011"/>
      </w:ins>
    </w:p>
    <w:p w14:paraId="019D64F7" w14:textId="00107C89" w:rsidR="00700026" w:rsidRPr="00590E43" w:rsidRDefault="00700026" w:rsidP="00C753B7">
      <w:pPr>
        <w:pStyle w:val="MonParagraphe"/>
        <w:rPr>
          <w:ins w:id="1014" w:author="Gaetan Gaudard" w:date="2020-05-30T18:58:00Z"/>
          <w:rFonts w:asciiTheme="minorHAnsi" w:hAnsiTheme="minorHAnsi" w:cstheme="minorHAnsi"/>
        </w:rPr>
      </w:pPr>
      <w:ins w:id="1015" w:author="Gaetan Gaudard" w:date="2020-05-30T18:45:00Z">
        <w:r w:rsidRPr="00590E43">
          <w:rPr>
            <w:rFonts w:asciiTheme="minorHAnsi" w:hAnsiTheme="minorHAnsi" w:cstheme="minorHAnsi"/>
          </w:rPr>
          <w:t>A ce stade, il peut rester des éléments résiduels autour du code barre comme la barre d’un “L” dans le nom du produit ou une arête de l’emballage. Une caractéristique essentielle du code-barres est la très grande proximité de ses éléments qui nous permet de filtrer une partie des éléments résiduels. Pour ce faire, on utilise les coordonnées du ‘</w:t>
        </w:r>
        <w:proofErr w:type="spellStart"/>
        <w:r w:rsidRPr="00590E43">
          <w:rPr>
            <w:rFonts w:asciiTheme="minorHAnsi" w:hAnsiTheme="minorHAnsi" w:cstheme="minorHAnsi"/>
          </w:rPr>
          <w:t>Centroid</w:t>
        </w:r>
        <w:proofErr w:type="spellEnd"/>
        <w:r w:rsidRPr="00590E43">
          <w:rPr>
            <w:rFonts w:asciiTheme="minorHAnsi" w:hAnsiTheme="minorHAnsi" w:cstheme="minorHAnsi"/>
          </w:rPr>
          <w:t>’, le barycentre des régions restantes. Pour chacune d’entre elles, on évalue le total T des distances avec ses cinq plus proches voisins. On sélectionne le plus petit T</w:t>
        </w:r>
      </w:ins>
      <w:ins w:id="1016" w:author="Gaetan Gaudard" w:date="2020-05-30T18:56:00Z">
        <w:r w:rsidR="003B269B" w:rsidRPr="00590E43">
          <w:rPr>
            <w:rFonts w:asciiTheme="minorHAnsi" w:hAnsiTheme="minorHAnsi" w:cstheme="minorHAnsi"/>
          </w:rPr>
          <w:t xml:space="preserve"> nommé </w:t>
        </w:r>
      </w:ins>
      <w:proofErr w:type="spellStart"/>
      <w:ins w:id="1017" w:author="Gaetan Gaudard" w:date="2020-05-30T18:45:00Z">
        <w:r w:rsidRPr="00590E43">
          <w:rPr>
            <w:rFonts w:asciiTheme="minorHAnsi" w:hAnsiTheme="minorHAnsi" w:cstheme="minorHAnsi"/>
          </w:rPr>
          <w:t>Tmin</w:t>
        </w:r>
      </w:ins>
      <w:proofErr w:type="spellEnd"/>
      <w:ins w:id="1018" w:author="Gaetan Gaudard" w:date="2020-05-30T18:56:00Z">
        <w:r w:rsidR="003B269B" w:rsidRPr="00590E43">
          <w:rPr>
            <w:rFonts w:asciiTheme="minorHAnsi" w:hAnsiTheme="minorHAnsi" w:cstheme="minorHAnsi"/>
          </w:rPr>
          <w:t xml:space="preserve"> </w:t>
        </w:r>
      </w:ins>
      <w:ins w:id="1019" w:author="Gaetan Gaudard" w:date="2020-05-30T18:45:00Z">
        <w:r w:rsidRPr="00590E43">
          <w:rPr>
            <w:rFonts w:asciiTheme="minorHAnsi" w:hAnsiTheme="minorHAnsi" w:cstheme="minorHAnsi"/>
          </w:rPr>
          <w:t>et on élimine toutes les régions i pour lesquelles Ti&gt;2.25</w:t>
        </w:r>
      </w:ins>
      <w:ins w:id="1020" w:author="Gaetan Gaudard" w:date="2020-05-30T18:56:00Z">
        <w:r w:rsidR="003B269B" w:rsidRPr="00590E43">
          <w:rPr>
            <w:rFonts w:asciiTheme="minorHAnsi" w:hAnsiTheme="minorHAnsi" w:cstheme="minorHAnsi"/>
          </w:rPr>
          <w:t>x</w:t>
        </w:r>
      </w:ins>
      <w:ins w:id="1021" w:author="Gaetan Gaudard" w:date="2020-05-30T18:45:00Z">
        <w:r w:rsidRPr="00590E43">
          <w:rPr>
            <w:rFonts w:asciiTheme="minorHAnsi" w:hAnsiTheme="minorHAnsi" w:cstheme="minorHAnsi"/>
          </w:rPr>
          <w:t>Tmin. </w:t>
        </w:r>
      </w:ins>
    </w:p>
    <w:p w14:paraId="13864F7E" w14:textId="77777777" w:rsidR="009D42A1" w:rsidRPr="00590E43" w:rsidRDefault="009D42A1">
      <w:pPr>
        <w:pStyle w:val="MonParagraphe"/>
        <w:rPr>
          <w:ins w:id="1022" w:author="Gaetan Gaudard" w:date="2020-05-30T18:45:00Z"/>
          <w:rFonts w:asciiTheme="minorHAnsi" w:hAnsiTheme="minorHAnsi" w:cstheme="minorHAnsi"/>
          <w:rPrChange w:id="1023" w:author="Gaetan Gaudard" w:date="2020-05-30T18:45:00Z">
            <w:rPr>
              <w:ins w:id="1024" w:author="Gaetan Gaudard" w:date="2020-05-30T18:45:00Z"/>
              <w:rFonts w:ascii="Times New Roman" w:hAnsi="Times New Roman" w:cs="Times New Roman"/>
            </w:rPr>
          </w:rPrChange>
        </w:rPr>
        <w:pPrChange w:id="1025" w:author="Gaetan Gaudard" w:date="2020-05-30T18:47:00Z">
          <w:pPr>
            <w:widowControl/>
            <w:suppressAutoHyphens w:val="0"/>
            <w:autoSpaceDN/>
            <w:spacing w:after="240"/>
            <w:jc w:val="both"/>
            <w:textAlignment w:val="auto"/>
          </w:pPr>
        </w:pPrChange>
      </w:pPr>
    </w:p>
    <w:p w14:paraId="0E3705BD" w14:textId="2559B5F2" w:rsidR="00700026" w:rsidRDefault="00FF0E7F" w:rsidP="003B0796">
      <w:pPr>
        <w:pStyle w:val="MonParagraphe"/>
        <w:jc w:val="center"/>
        <w:rPr>
          <w:ins w:id="1026" w:author="Gaetan Gaudard" w:date="2020-05-30T18:57:00Z"/>
        </w:rPr>
      </w:pPr>
      <w:ins w:id="1027" w:author="Gaetan Gaudard" w:date="2020-05-30T18:55:00Z">
        <w:r>
          <w:rPr>
            <w:noProof/>
          </w:rPr>
          <w:lastRenderedPageBreak/>
          <mc:AlternateContent>
            <mc:Choice Requires="wps">
              <w:drawing>
                <wp:anchor distT="0" distB="0" distL="114300" distR="114300" simplePos="0" relativeHeight="251663361" behindDoc="0" locked="0" layoutInCell="1" allowOverlap="1" wp14:anchorId="318E4C98" wp14:editId="48FF2816">
                  <wp:simplePos x="0" y="0"/>
                  <wp:positionH relativeFrom="column">
                    <wp:posOffset>2730500</wp:posOffset>
                  </wp:positionH>
                  <wp:positionV relativeFrom="paragraph">
                    <wp:posOffset>700314</wp:posOffset>
                  </wp:positionV>
                  <wp:extent cx="712470" cy="307340"/>
                  <wp:effectExtent l="0" t="19050" r="30480" b="35560"/>
                  <wp:wrapNone/>
                  <wp:docPr id="20" name="Flèche : droite 20"/>
                  <wp:cNvGraphicFramePr/>
                  <a:graphic xmlns:a="http://schemas.openxmlformats.org/drawingml/2006/main">
                    <a:graphicData uri="http://schemas.microsoft.com/office/word/2010/wordprocessingShape">
                      <wps:wsp>
                        <wps:cNvSpPr/>
                        <wps:spPr>
                          <a:xfrm>
                            <a:off x="0" y="0"/>
                            <a:ext cx="712470" cy="307340"/>
                          </a:xfrm>
                          <a:prstGeom prst="rightArrow">
                            <a:avLst>
                              <a:gd name="adj1" fmla="val 50000"/>
                              <a:gd name="adj2" fmla="val 88961"/>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A8C2123"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èche : droite 20" o:spid="_x0000_s1026" type="#_x0000_t13" style="position:absolute;margin-left:215pt;margin-top:55.15pt;width:56.1pt;height:24.2pt;z-index:25166336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" adj="13311" fillcolor="black [3213]" strokecolor="#1f3763 [1604]" strokeweight="1pt"/>
              </w:pict>
            </mc:Fallback>
          </mc:AlternateContent>
        </w:r>
      </w:ins>
      <w:ins w:id="1028" w:author="Gaetan Gaudard" w:date="2020-05-30T18:45:00Z">
        <w:r w:rsidR="00700026" w:rsidRPr="00700026">
          <w:rPr>
            <w:noProof/>
            <w:rPrChange w:id="1029" w:author="Gaetan Gaudard" w:date="2020-05-30T18:45:00Z">
              <w:rPr>
                <w:noProof/>
                <w:bdr w:val="none" w:sz="0" w:space="0" w:color="auto" w:frame="1"/>
              </w:rPr>
            </w:rPrChange>
          </w:rPr>
          <w:drawing>
            <wp:inline distT="0" distB="0" distL="0" distR="0" wp14:anchorId="55CD0709" wp14:editId="2D53B2D7">
              <wp:extent cx="5317072" cy="1389940"/>
              <wp:effectExtent l="0" t="0" r="0" b="127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15216" t="53035" r="11718" b="13150"/>
                      <a:stretch/>
                    </pic:blipFill>
                    <pic:spPr bwMode="auto">
                      <a:xfrm>
                        <a:off x="0" y="0"/>
                        <a:ext cx="5407277" cy="1413521"/>
                      </a:xfrm>
                      <a:prstGeom prst="rect">
                        <a:avLst/>
                      </a:prstGeom>
                      <a:noFill/>
                      <a:ln>
                        <a:noFill/>
                      </a:ln>
                      <a:extLst>
                        <a:ext uri="{53640926-AAD7-44D8-BBD7-CCE9431645EC}">
                          <a14:shadowObscured xmlns:a14="http://schemas.microsoft.com/office/drawing/2010/main"/>
                        </a:ext>
                      </a:extLst>
                    </pic:spPr>
                  </pic:pic>
                </a:graphicData>
              </a:graphic>
            </wp:inline>
          </w:drawing>
        </w:r>
      </w:ins>
    </w:p>
    <w:p w14:paraId="7DA5D6BB" w14:textId="455F9CD5" w:rsidR="00054506" w:rsidRDefault="00054506">
      <w:pPr>
        <w:pStyle w:val="Figure"/>
        <w:rPr>
          <w:ins w:id="1030" w:author="Gaetan Gaudard" w:date="2020-05-30T18:57:00Z"/>
        </w:rPr>
        <w:pPrChange w:id="1031" w:author="Gaetan Gaudard" w:date="2020-05-30T18:57:00Z">
          <w:pPr>
            <w:pStyle w:val="MonParagraphe"/>
            <w:jc w:val="center"/>
          </w:pPr>
        </w:pPrChange>
      </w:pPr>
      <w:ins w:id="1032" w:author="Gaetan Gaudard" w:date="2020-05-30T18:57:00Z">
        <w:r>
          <w:t>Figure 12</w:t>
        </w:r>
        <w:r w:rsidR="009D42A1">
          <w:t xml:space="preserve"> : </w:t>
        </w:r>
      </w:ins>
      <w:ins w:id="1033" w:author="Gaetan Gaudard" w:date="2020-05-30T18:58:00Z">
        <w:r w:rsidR="009D42A1">
          <w:t>Exemple de filtrage de régions isolées</w:t>
        </w:r>
      </w:ins>
    </w:p>
    <w:p w14:paraId="5215AD2F" w14:textId="77777777" w:rsidR="00054506" w:rsidRPr="00700026" w:rsidRDefault="00054506">
      <w:pPr>
        <w:pStyle w:val="MonParagraphe"/>
        <w:jc w:val="center"/>
        <w:rPr>
          <w:ins w:id="1034" w:author="Gaetan Gaudard" w:date="2020-05-30T18:45:00Z"/>
          <w:rPrChange w:id="1035" w:author="Gaetan Gaudard" w:date="2020-05-30T18:45:00Z">
            <w:rPr>
              <w:ins w:id="1036" w:author="Gaetan Gaudard" w:date="2020-05-30T18:45:00Z"/>
              <w:rFonts w:ascii="Times New Roman" w:hAnsi="Times New Roman" w:cs="Times New Roman"/>
            </w:rPr>
          </w:rPrChange>
        </w:rPr>
        <w:pPrChange w:id="1037" w:author="Gaetan Gaudard" w:date="2020-05-30T18:47:00Z">
          <w:pPr>
            <w:widowControl/>
            <w:suppressAutoHyphens w:val="0"/>
            <w:autoSpaceDN/>
            <w:spacing w:after="240"/>
            <w:jc w:val="both"/>
            <w:textAlignment w:val="auto"/>
          </w:pPr>
        </w:pPrChange>
      </w:pPr>
    </w:p>
    <w:p w14:paraId="6FE3EB5D" w14:textId="68962346" w:rsidR="00700026" w:rsidRPr="00590E43" w:rsidRDefault="00700026">
      <w:pPr>
        <w:pStyle w:val="MonParagraphe"/>
        <w:rPr>
          <w:ins w:id="1038" w:author="Gaetan Gaudard" w:date="2020-05-30T18:45:00Z"/>
          <w:rFonts w:asciiTheme="minorHAnsi" w:hAnsiTheme="minorHAnsi" w:cstheme="minorHAnsi"/>
          <w:rPrChange w:id="1039" w:author="Gaetan Gaudard" w:date="2020-05-30T18:45:00Z">
            <w:rPr>
              <w:ins w:id="1040" w:author="Gaetan Gaudard" w:date="2020-05-30T18:45:00Z"/>
              <w:rFonts w:ascii="Times New Roman" w:hAnsi="Times New Roman" w:cs="Times New Roman"/>
            </w:rPr>
          </w:rPrChange>
        </w:rPr>
        <w:pPrChange w:id="1041" w:author="Gaetan Gaudard" w:date="2020-05-30T18:47:00Z">
          <w:pPr>
            <w:widowControl/>
            <w:suppressAutoHyphens w:val="0"/>
            <w:autoSpaceDN/>
            <w:spacing w:after="240"/>
            <w:jc w:val="both"/>
            <w:textAlignment w:val="auto"/>
          </w:pPr>
        </w:pPrChange>
      </w:pPr>
      <w:ins w:id="1042" w:author="Gaetan Gaudard" w:date="2020-05-30T18:45:00Z">
        <w:r w:rsidRPr="00590E43">
          <w:rPr>
            <w:rFonts w:asciiTheme="minorHAnsi" w:hAnsiTheme="minorHAnsi" w:cstheme="minorHAnsi"/>
            <w:rPrChange w:id="1043" w:author="Gaetan Gaudard" w:date="2020-05-30T18:45:00Z">
              <w:rPr/>
            </w:rPrChange>
          </w:rPr>
          <w:t>Sur l</w:t>
        </w:r>
      </w:ins>
      <w:ins w:id="1044" w:author="Gaetan Gaudard" w:date="2020-05-30T18:57:00Z">
        <w:r w:rsidR="003B269B" w:rsidRPr="00590E43">
          <w:rPr>
            <w:rFonts w:asciiTheme="minorHAnsi" w:hAnsiTheme="minorHAnsi" w:cstheme="minorHAnsi"/>
          </w:rPr>
          <w:t xml:space="preserve">a </w:t>
        </w:r>
      </w:ins>
      <w:r w:rsidR="00CB15A1">
        <w:rPr>
          <w:rFonts w:asciiTheme="minorHAnsi" w:hAnsiTheme="minorHAnsi" w:cstheme="minorHAnsi"/>
        </w:rPr>
        <w:t>f</w:t>
      </w:r>
      <w:ins w:id="1045" w:author="Gaetan Gaudard" w:date="2020-05-30T18:57:00Z">
        <w:r w:rsidR="00054506" w:rsidRPr="00590E43">
          <w:rPr>
            <w:rFonts w:asciiTheme="minorHAnsi" w:hAnsiTheme="minorHAnsi" w:cstheme="minorHAnsi"/>
          </w:rPr>
          <w:t>igure 12</w:t>
        </w:r>
      </w:ins>
      <w:ins w:id="1046" w:author="Gaetan Gaudard" w:date="2020-05-30T18:45:00Z">
        <w:r w:rsidRPr="00590E43">
          <w:rPr>
            <w:rFonts w:asciiTheme="minorHAnsi" w:hAnsiTheme="minorHAnsi" w:cstheme="minorHAnsi"/>
            <w:rPrChange w:id="1047" w:author="Gaetan Gaudard" w:date="2020-05-30T18:45:00Z">
              <w:rPr/>
            </w:rPrChange>
          </w:rPr>
          <w:t xml:space="preserve"> ci-dessus, on remarque la disparition des trois régions à gauche de l’image lors du passage par le filtre sur les régions voisines. </w:t>
        </w:r>
      </w:ins>
    </w:p>
    <w:p w14:paraId="1B91D7F3" w14:textId="62D42ABD" w:rsidR="0081529B" w:rsidRPr="00590E43" w:rsidRDefault="00700026" w:rsidP="00CB15A1">
      <w:pPr>
        <w:pStyle w:val="MonParagraphe"/>
        <w:rPr>
          <w:ins w:id="1048" w:author="Gaetan Gaudard" w:date="2020-05-30T19:04:00Z"/>
          <w:rFonts w:asciiTheme="minorHAnsi" w:hAnsiTheme="minorHAnsi" w:cstheme="minorHAnsi"/>
        </w:rPr>
      </w:pPr>
      <w:ins w:id="1049" w:author="Gaetan Gaudard" w:date="2020-05-30T18:45:00Z">
        <w:r w:rsidRPr="00590E43">
          <w:rPr>
            <w:rFonts w:asciiTheme="minorHAnsi" w:hAnsiTheme="minorHAnsi" w:cstheme="minorHAnsi"/>
            <w:rPrChange w:id="1050" w:author="Gaetan Gaudard" w:date="2020-05-30T18:45:00Z">
              <w:rPr/>
            </w:rPrChange>
          </w:rPr>
          <w:t xml:space="preserve">Dans ce filtre, deux valeurs sont définies expérimentalement, l’une influençant l’autre. D’abord le nombre de voisins. S’il existe un groupe de quelques tâches résiduelles proches et qu’on ne considère que les tâches de ce groupe, elles auront toutes des voisins proches et un faible </w:t>
        </w:r>
      </w:ins>
      <w:ins w:id="1051" w:author="Gaetan Gaudard" w:date="2020-05-30T18:59:00Z">
        <w:r w:rsidR="007120A5" w:rsidRPr="00590E43">
          <w:rPr>
            <w:rFonts w:asciiTheme="minorHAnsi" w:hAnsiTheme="minorHAnsi" w:cstheme="minorHAnsi"/>
            <w:rPrChange w:id="1052" w:author="Gaetan Gaudard" w:date="2020-05-30T18:45:00Z">
              <w:rPr/>
            </w:rPrChange>
          </w:rPr>
          <w:t>T :</w:t>
        </w:r>
      </w:ins>
      <w:ins w:id="1053" w:author="Gaetan Gaudard" w:date="2020-05-30T18:45:00Z">
        <w:r w:rsidRPr="00590E43">
          <w:rPr>
            <w:rFonts w:asciiTheme="minorHAnsi" w:hAnsiTheme="minorHAnsi" w:cstheme="minorHAnsi"/>
            <w:rPrChange w:id="1054" w:author="Gaetan Gaudard" w:date="2020-05-30T18:45:00Z">
              <w:rPr/>
            </w:rPrChange>
          </w:rPr>
          <w:t xml:space="preserve"> il faut </w:t>
        </w:r>
      </w:ins>
      <w:ins w:id="1055" w:author="Gaetan Gaudard" w:date="2020-05-30T18:59:00Z">
        <w:r w:rsidR="007120A5" w:rsidRPr="00590E43">
          <w:rPr>
            <w:rFonts w:asciiTheme="minorHAnsi" w:hAnsiTheme="minorHAnsi" w:cstheme="minorHAnsi"/>
          </w:rPr>
          <w:t xml:space="preserve">donc </w:t>
        </w:r>
      </w:ins>
      <w:ins w:id="1056" w:author="Gaetan Gaudard" w:date="2020-05-30T18:45:00Z">
        <w:r w:rsidRPr="00590E43">
          <w:rPr>
            <w:rFonts w:asciiTheme="minorHAnsi" w:hAnsiTheme="minorHAnsi" w:cstheme="minorHAnsi"/>
            <w:rPrChange w:id="1057" w:author="Gaetan Gaudard" w:date="2020-05-30T18:45:00Z">
              <w:rPr/>
            </w:rPrChange>
          </w:rPr>
          <w:t xml:space="preserve">considérer un nombre significatif de voisins. D’un autre côté, plus le nombre de voisins considérés est grand, plus l’écart entre le T d’une barre au milieu du code et d’une barre </w:t>
        </w:r>
      </w:ins>
      <w:ins w:id="1058" w:author="Gaetan Gaudard" w:date="2020-05-30T18:59:00Z">
        <w:r w:rsidR="00C702F6" w:rsidRPr="00590E43">
          <w:rPr>
            <w:rFonts w:asciiTheme="minorHAnsi" w:hAnsiTheme="minorHAnsi" w:cstheme="minorHAnsi"/>
          </w:rPr>
          <w:t>du bord</w:t>
        </w:r>
      </w:ins>
      <w:ins w:id="1059" w:author="Gaetan Gaudard" w:date="2020-05-30T18:45:00Z">
        <w:r w:rsidRPr="00590E43">
          <w:rPr>
            <w:rFonts w:asciiTheme="minorHAnsi" w:hAnsiTheme="minorHAnsi" w:cstheme="minorHAnsi"/>
            <w:rPrChange w:id="1060" w:author="Gaetan Gaudard" w:date="2020-05-30T18:45:00Z">
              <w:rPr/>
            </w:rPrChange>
          </w:rPr>
          <w:t xml:space="preserve"> sera </w:t>
        </w:r>
      </w:ins>
      <w:ins w:id="1061" w:author="Gaetan Gaudard" w:date="2020-05-30T19:00:00Z">
        <w:r w:rsidR="00182CE4" w:rsidRPr="00590E43">
          <w:rPr>
            <w:rFonts w:asciiTheme="minorHAnsi" w:hAnsiTheme="minorHAnsi" w:cstheme="minorHAnsi"/>
            <w:rPrChange w:id="1062" w:author="Gaetan Gaudard" w:date="2020-05-30T18:45:00Z">
              <w:rPr/>
            </w:rPrChange>
          </w:rPr>
          <w:t>important :</w:t>
        </w:r>
      </w:ins>
      <w:ins w:id="1063" w:author="Gaetan Gaudard" w:date="2020-05-30T18:45:00Z">
        <w:r w:rsidRPr="00590E43">
          <w:rPr>
            <w:rFonts w:asciiTheme="minorHAnsi" w:hAnsiTheme="minorHAnsi" w:cstheme="minorHAnsi"/>
            <w:rPrChange w:id="1064" w:author="Gaetan Gaudard" w:date="2020-05-30T18:45:00Z">
              <w:rPr/>
            </w:rPrChange>
          </w:rPr>
          <w:t xml:space="preserve"> la limite entre le T </w:t>
        </w:r>
      </w:ins>
      <w:ins w:id="1065" w:author="Gaetan Gaudard" w:date="2020-05-30T19:02:00Z">
        <w:r w:rsidR="00B52159" w:rsidRPr="00590E43">
          <w:rPr>
            <w:rFonts w:asciiTheme="minorHAnsi" w:hAnsiTheme="minorHAnsi" w:cstheme="minorHAnsi"/>
            <w:rPrChange w:id="1066" w:author="Gaetan Gaudard" w:date="2020-05-30T18:45:00Z">
              <w:rPr/>
            </w:rPrChange>
          </w:rPr>
          <w:t>d’une barre</w:t>
        </w:r>
      </w:ins>
      <w:ins w:id="1067" w:author="Gaetan Gaudard" w:date="2020-05-30T18:45:00Z">
        <w:r w:rsidRPr="00590E43">
          <w:rPr>
            <w:rFonts w:asciiTheme="minorHAnsi" w:hAnsiTheme="minorHAnsi" w:cstheme="minorHAnsi"/>
            <w:rPrChange w:id="1068" w:author="Gaetan Gaudard" w:date="2020-05-30T18:45:00Z">
              <w:rPr/>
            </w:rPrChange>
          </w:rPr>
          <w:t xml:space="preserve"> extrême du code et d’une tâche extérieure au code s’amenuise. Une fois le nombre de voisins fixé expérimentalement, il faut déterminer le coefficient de sélection, fixé ici à 2.25. Il s’agit du nombre le plus petit (on veut un filtre sélectif) permettant de conserver les barres extrêmes du code lors de nos essais successifs. </w:t>
        </w:r>
      </w:ins>
    </w:p>
    <w:p w14:paraId="70796F44" w14:textId="77777777" w:rsidR="00C13224" w:rsidRPr="00590E43" w:rsidRDefault="00C13224" w:rsidP="00C13224">
      <w:pPr>
        <w:widowControl/>
        <w:suppressAutoHyphens w:val="0"/>
        <w:autoSpaceDN/>
        <w:textAlignment w:val="auto"/>
        <w:rPr>
          <w:ins w:id="1069" w:author="Gaetan Gaudard" w:date="2020-05-30T19:04:00Z"/>
          <w:rFonts w:asciiTheme="minorHAnsi" w:eastAsia="Times New Roman" w:hAnsiTheme="minorHAnsi" w:cstheme="minorHAnsi"/>
          <w:kern w:val="0"/>
        </w:rPr>
      </w:pPr>
    </w:p>
    <w:p w14:paraId="7DAE6688" w14:textId="30F39ACA" w:rsidR="00C13224" w:rsidRDefault="00FC5594" w:rsidP="00CB15A1">
      <w:pPr>
        <w:pStyle w:val="MonTitreSousSection"/>
      </w:pPr>
      <w:bookmarkStart w:id="1070" w:name="_Toc41838513"/>
      <w:ins w:id="1071" w:author="Gaetan Gaudard" w:date="2020-05-30T19:13:00Z">
        <w:r>
          <w:t>Sélection des régions par leur taille</w:t>
        </w:r>
      </w:ins>
      <w:bookmarkEnd w:id="1070"/>
    </w:p>
    <w:p w14:paraId="0C860E87" w14:textId="77777777" w:rsidR="00CB15A1" w:rsidRPr="00CB15A1" w:rsidRDefault="00CB15A1" w:rsidP="00CB15A1">
      <w:pPr>
        <w:pStyle w:val="MonParagraphe"/>
        <w:rPr>
          <w:ins w:id="1072" w:author="Gaetan Gaudard" w:date="2020-05-30T19:18:00Z"/>
        </w:rPr>
      </w:pPr>
    </w:p>
    <w:p w14:paraId="3CCDA3A8" w14:textId="044C6EC0" w:rsidR="00A72372" w:rsidRDefault="00A72372" w:rsidP="00A72372">
      <w:pPr>
        <w:pStyle w:val="MonParagraphe"/>
        <w:jc w:val="center"/>
        <w:rPr>
          <w:ins w:id="1073" w:author="Gaetan Gaudard" w:date="2020-05-30T19:19:00Z"/>
        </w:rPr>
      </w:pPr>
      <w:ins w:id="1074" w:author="Gaetan Gaudard" w:date="2020-05-30T19:18:00Z">
        <w:r w:rsidRPr="00C13224">
          <w:rPr>
            <w:rFonts w:ascii="Times New Roman" w:hAnsi="Times New Roman"/>
            <w:noProof/>
            <w:bdr w:val="none" w:sz="0" w:space="0" w:color="auto" w:frame="1"/>
          </w:rPr>
          <w:drawing>
            <wp:inline distT="0" distB="0" distL="0" distR="0" wp14:anchorId="4A77711F" wp14:editId="633B8894">
              <wp:extent cx="3492500" cy="2222500"/>
              <wp:effectExtent l="0" t="0" r="0" b="635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19340" t="12669" r="15392" b="13419"/>
                      <a:stretch/>
                    </pic:blipFill>
                    <pic:spPr bwMode="auto">
                      <a:xfrm>
                        <a:off x="0" y="0"/>
                        <a:ext cx="3495382" cy="2224334"/>
                      </a:xfrm>
                      <a:prstGeom prst="rect">
                        <a:avLst/>
                      </a:prstGeom>
                      <a:noFill/>
                      <a:ln>
                        <a:noFill/>
                      </a:ln>
                      <a:extLst>
                        <a:ext uri="{53640926-AAD7-44D8-BBD7-CCE9431645EC}">
                          <a14:shadowObscured xmlns:a14="http://schemas.microsoft.com/office/drawing/2010/main"/>
                        </a:ext>
                      </a:extLst>
                    </pic:spPr>
                  </pic:pic>
                </a:graphicData>
              </a:graphic>
            </wp:inline>
          </w:drawing>
        </w:r>
      </w:ins>
    </w:p>
    <w:p w14:paraId="54C407B0" w14:textId="12056DF7" w:rsidR="00A72372" w:rsidRPr="00C13224" w:rsidRDefault="00A72372">
      <w:pPr>
        <w:pStyle w:val="Figure"/>
        <w:rPr>
          <w:ins w:id="1075" w:author="Gaetan Gaudard" w:date="2020-05-30T19:19:00Z"/>
          <w:rFonts w:ascii="Times New Roman" w:hAnsi="Times New Roman"/>
        </w:rPr>
        <w:pPrChange w:id="1076" w:author="Gaetan Gaudard" w:date="2020-05-30T19:19:00Z">
          <w:pPr>
            <w:pStyle w:val="MonParagraphe"/>
          </w:pPr>
        </w:pPrChange>
      </w:pPr>
      <w:ins w:id="1077" w:author="Gaetan Gaudard" w:date="2020-05-30T19:20:00Z">
        <w:r>
          <w:t>F</w:t>
        </w:r>
      </w:ins>
      <w:ins w:id="1078" w:author="Gaetan Gaudard" w:date="2020-05-30T19:19:00Z">
        <w:r w:rsidRPr="00C13224">
          <w:t xml:space="preserve">igure </w:t>
        </w:r>
        <w:r>
          <w:t>13</w:t>
        </w:r>
        <w:r w:rsidRPr="00C13224">
          <w:t xml:space="preserve"> : Code barre présentant des défauts ponctuels après application de tous les filtres </w:t>
        </w:r>
      </w:ins>
    </w:p>
    <w:p w14:paraId="620E5B53" w14:textId="77777777" w:rsidR="00A72372" w:rsidRPr="00A72372" w:rsidRDefault="00A72372">
      <w:pPr>
        <w:pStyle w:val="MonParagraphe"/>
        <w:ind w:firstLine="0"/>
        <w:rPr>
          <w:ins w:id="1079" w:author="Gaetan Gaudard" w:date="2020-05-30T19:04:00Z"/>
          <w:rPrChange w:id="1080" w:author="Gaetan Gaudard" w:date="2020-05-30T19:18:00Z">
            <w:rPr>
              <w:ins w:id="1081" w:author="Gaetan Gaudard" w:date="2020-05-30T19:04:00Z"/>
            </w:rPr>
          </w:rPrChange>
        </w:rPr>
        <w:pPrChange w:id="1082" w:author="Gaetan Gaudard" w:date="2020-05-30T19:20:00Z">
          <w:pPr>
            <w:widowControl/>
            <w:numPr>
              <w:numId w:val="22"/>
            </w:numPr>
            <w:tabs>
              <w:tab w:val="num" w:pos="720"/>
            </w:tabs>
            <w:suppressAutoHyphens w:val="0"/>
            <w:autoSpaceDN/>
            <w:spacing w:after="240"/>
            <w:ind w:left="720" w:hanging="360"/>
            <w:jc w:val="both"/>
          </w:pPr>
        </w:pPrChange>
      </w:pPr>
    </w:p>
    <w:p w14:paraId="26A05FBA" w14:textId="6A631EE8" w:rsidR="00C13224" w:rsidRPr="00590E43" w:rsidRDefault="00CB15A1">
      <w:pPr>
        <w:pStyle w:val="MonParagraphe"/>
        <w:rPr>
          <w:ins w:id="1083" w:author="Gaetan Gaudard" w:date="2020-05-30T19:04:00Z"/>
          <w:rFonts w:asciiTheme="minorHAnsi" w:hAnsiTheme="minorHAnsi" w:cstheme="minorHAnsi"/>
        </w:rPr>
        <w:pPrChange w:id="1084" w:author="Gaetan Gaudard" w:date="2020-05-30T19:10:00Z">
          <w:pPr>
            <w:widowControl/>
            <w:suppressAutoHyphens w:val="0"/>
            <w:autoSpaceDN/>
            <w:spacing w:after="240"/>
            <w:jc w:val="both"/>
            <w:textAlignment w:val="auto"/>
          </w:pPr>
        </w:pPrChange>
      </w:pPr>
      <w:r>
        <w:rPr>
          <w:rFonts w:asciiTheme="minorHAnsi" w:hAnsiTheme="minorHAnsi" w:cstheme="minorHAnsi"/>
        </w:rPr>
        <w:t>Sur l’image en bas à droite (figure 13)</w:t>
      </w:r>
      <w:ins w:id="1085" w:author="Gaetan Gaudard" w:date="2020-05-30T19:04:00Z">
        <w:r w:rsidR="00C13224" w:rsidRPr="00590E43">
          <w:rPr>
            <w:rFonts w:asciiTheme="minorHAnsi" w:hAnsiTheme="minorHAnsi" w:cstheme="minorHAnsi"/>
          </w:rPr>
          <w:t xml:space="preserve">, on remarque à gauche du code-barres tout un ensemble de petits points. Ils sont </w:t>
        </w:r>
      </w:ins>
      <w:ins w:id="1086" w:author="Gaetan Gaudard" w:date="2020-05-30T19:10:00Z">
        <w:r w:rsidR="00B17F20" w:rsidRPr="00590E43">
          <w:rPr>
            <w:rFonts w:asciiTheme="minorHAnsi" w:hAnsiTheme="minorHAnsi" w:cstheme="minorHAnsi"/>
          </w:rPr>
          <w:t>dus</w:t>
        </w:r>
      </w:ins>
      <w:ins w:id="1087" w:author="Gaetan Gaudard" w:date="2020-05-30T19:04:00Z">
        <w:r w:rsidR="00C13224" w:rsidRPr="00590E43">
          <w:rPr>
            <w:rFonts w:asciiTheme="minorHAnsi" w:hAnsiTheme="minorHAnsi" w:cstheme="minorHAnsi"/>
          </w:rPr>
          <w:t xml:space="preserve"> à une illustration imprimée à côté du code et légèrement pixelisée. Les contours de ces pixels, très nombreux, sont orientés aléatoirement et forment des régions dont certaines arrivent à passer tous les filtres précédents. Comme ils sont peu nombreux à cette étape, on peut les séparer du code grâce à leur taille. Dans </w:t>
        </w:r>
        <w:proofErr w:type="spellStart"/>
        <w:r w:rsidR="00C13224" w:rsidRPr="00590E43">
          <w:rPr>
            <w:rFonts w:asciiTheme="minorHAnsi" w:hAnsiTheme="minorHAnsi" w:cstheme="minorHAnsi"/>
          </w:rPr>
          <w:t>regionprops</w:t>
        </w:r>
      </w:ins>
      <w:proofErr w:type="spellEnd"/>
      <w:ins w:id="1088" w:author="Gaetan Gaudard" w:date="2020-05-30T19:13:00Z">
        <w:r w:rsidR="00BB5222" w:rsidRPr="00590E43">
          <w:rPr>
            <w:rFonts w:asciiTheme="minorHAnsi" w:hAnsiTheme="minorHAnsi" w:cstheme="minorHAnsi"/>
          </w:rPr>
          <w:t>()</w:t>
        </w:r>
      </w:ins>
      <w:ins w:id="1089" w:author="Gaetan Gaudard" w:date="2020-05-30T19:04:00Z">
        <w:r w:rsidR="00C13224" w:rsidRPr="00590E43">
          <w:rPr>
            <w:rFonts w:asciiTheme="minorHAnsi" w:hAnsiTheme="minorHAnsi" w:cstheme="minorHAnsi"/>
          </w:rPr>
          <w:t xml:space="preserve">, on utilise </w:t>
        </w:r>
      </w:ins>
      <w:ins w:id="1090" w:author="Gaetan Gaudard" w:date="2020-05-30T19:13:00Z">
        <w:r w:rsidR="00BB5222" w:rsidRPr="00590E43">
          <w:rPr>
            <w:rFonts w:asciiTheme="minorHAnsi" w:hAnsiTheme="minorHAnsi" w:cstheme="minorHAnsi"/>
          </w:rPr>
          <w:t>‘</w:t>
        </w:r>
      </w:ins>
      <w:proofErr w:type="spellStart"/>
      <w:ins w:id="1091" w:author="Gaetan Gaudard" w:date="2020-05-30T19:04:00Z">
        <w:r w:rsidR="00C13224" w:rsidRPr="00590E43">
          <w:rPr>
            <w:rFonts w:asciiTheme="minorHAnsi" w:hAnsiTheme="minorHAnsi" w:cstheme="minorHAnsi"/>
          </w:rPr>
          <w:t>MajorAxisLength</w:t>
        </w:r>
      </w:ins>
      <w:proofErr w:type="spellEnd"/>
      <w:ins w:id="1092" w:author="Gaetan Gaudard" w:date="2020-05-30T19:13:00Z">
        <w:r w:rsidR="00BB5222" w:rsidRPr="00590E43">
          <w:rPr>
            <w:rFonts w:asciiTheme="minorHAnsi" w:hAnsiTheme="minorHAnsi" w:cstheme="minorHAnsi"/>
          </w:rPr>
          <w:t>’</w:t>
        </w:r>
      </w:ins>
      <w:ins w:id="1093" w:author="Gaetan Gaudard" w:date="2020-05-30T19:04:00Z">
        <w:r w:rsidR="00C13224" w:rsidRPr="00590E43">
          <w:rPr>
            <w:rFonts w:asciiTheme="minorHAnsi" w:hAnsiTheme="minorHAnsi" w:cstheme="minorHAnsi"/>
          </w:rPr>
          <w:t xml:space="preserve">, la plus grande dimension des régions restantes. On considère la médiane de ces valeurs, elle correspond généralement à la dimension d’une barre du </w:t>
        </w:r>
      </w:ins>
      <w:ins w:id="1094" w:author="Gaetan Gaudard" w:date="2020-05-30T19:14:00Z">
        <w:r w:rsidR="00A06BCA" w:rsidRPr="00590E43">
          <w:rPr>
            <w:rFonts w:asciiTheme="minorHAnsi" w:hAnsiTheme="minorHAnsi" w:cstheme="minorHAnsi"/>
          </w:rPr>
          <w:t>code :</w:t>
        </w:r>
      </w:ins>
      <w:ins w:id="1095" w:author="Gaetan Gaudard" w:date="2020-05-30T19:04:00Z">
        <w:r w:rsidR="00C13224" w:rsidRPr="00590E43">
          <w:rPr>
            <w:rFonts w:asciiTheme="minorHAnsi" w:hAnsiTheme="minorHAnsi" w:cstheme="minorHAnsi"/>
          </w:rPr>
          <w:t xml:space="preserve"> on peut supprimer toutes les barres largement inférieures ainsi que trois fois plus grandes. Les valeurs choisies pour sélectionner ou non une barre </w:t>
        </w:r>
        <w:r w:rsidR="00C13224" w:rsidRPr="00590E43">
          <w:rPr>
            <w:rFonts w:asciiTheme="minorHAnsi" w:hAnsiTheme="minorHAnsi" w:cstheme="minorHAnsi"/>
          </w:rPr>
          <w:lastRenderedPageBreak/>
          <w:t xml:space="preserve">sont </w:t>
        </w:r>
      </w:ins>
      <w:ins w:id="1096" w:author="Gaetan Gaudard" w:date="2020-05-30T19:14:00Z">
        <w:r w:rsidR="00A06BCA" w:rsidRPr="00590E43">
          <w:rPr>
            <w:rFonts w:asciiTheme="minorHAnsi" w:hAnsiTheme="minorHAnsi" w:cstheme="minorHAnsi"/>
          </w:rPr>
          <w:t>expérimentales :</w:t>
        </w:r>
      </w:ins>
      <w:ins w:id="1097" w:author="Gaetan Gaudard" w:date="2020-05-30T19:04:00Z">
        <w:r w:rsidR="00C13224" w:rsidRPr="00590E43">
          <w:rPr>
            <w:rFonts w:asciiTheme="minorHAnsi" w:hAnsiTheme="minorHAnsi" w:cstheme="minorHAnsi"/>
          </w:rPr>
          <w:t xml:space="preserve"> on veut garder toutes les barres (coupées en deux ou trois morceaux parfois) du code tout en supprimant les résidus de pixels. </w:t>
        </w:r>
      </w:ins>
    </w:p>
    <w:p w14:paraId="62F7F6DD" w14:textId="28FC6231" w:rsidR="00A72372" w:rsidRPr="00590E43" w:rsidRDefault="00C13224" w:rsidP="00A72372">
      <w:pPr>
        <w:pStyle w:val="MonParagraphe"/>
        <w:rPr>
          <w:ins w:id="1098" w:author="Gaetan Gaudard" w:date="2020-05-30T19:22:00Z"/>
          <w:rFonts w:asciiTheme="minorHAnsi" w:hAnsiTheme="minorHAnsi" w:cstheme="minorHAnsi"/>
        </w:rPr>
      </w:pPr>
      <w:ins w:id="1099" w:author="Gaetan Gaudard" w:date="2020-05-30T19:04:00Z">
        <w:r w:rsidRPr="00590E43">
          <w:rPr>
            <w:rFonts w:asciiTheme="minorHAnsi" w:hAnsiTheme="minorHAnsi" w:cstheme="minorHAnsi"/>
          </w:rPr>
          <w:t>On remarquera qu’il s’agit de l’un des rares défauts d’une image de bonne résolution. On travaille ici sur une image de plus de 2M pixels, bien centrée sur le code. Avec une image de qualité inférieure, les défauts d’impression n’auraient pas été visibles et on aurait eu moins de régions à filtrer donc moins de chances que certaines passent tous les filtres. Bien sûr, nous avons pensé à homogénéiser les images pour que les petits défauts soient éliminés dès le départ mais on prend le risque de ne plus pouvoir déchiffrer des images de faible</w:t>
        </w:r>
      </w:ins>
      <w:ins w:id="1100" w:author="Gaetan Gaudard" w:date="2020-05-30T19:16:00Z">
        <w:r w:rsidR="002B417F" w:rsidRPr="00590E43">
          <w:rPr>
            <w:rFonts w:asciiTheme="minorHAnsi" w:hAnsiTheme="minorHAnsi" w:cstheme="minorHAnsi"/>
          </w:rPr>
          <w:t xml:space="preserve"> </w:t>
        </w:r>
      </w:ins>
      <w:ins w:id="1101" w:author="Gaetan Gaudard" w:date="2020-05-30T19:04:00Z">
        <w:r w:rsidRPr="00590E43">
          <w:rPr>
            <w:rFonts w:asciiTheme="minorHAnsi" w:hAnsiTheme="minorHAnsi" w:cstheme="minorHAnsi"/>
          </w:rPr>
          <w:t>contraste. </w:t>
        </w:r>
      </w:ins>
    </w:p>
    <w:p w14:paraId="754FB0AA" w14:textId="77777777" w:rsidR="00A72372" w:rsidRDefault="00A72372">
      <w:pPr>
        <w:pStyle w:val="MonParagraphe"/>
        <w:rPr>
          <w:ins w:id="1102" w:author="Gaetan Gaudard" w:date="2020-05-30T19:16:00Z"/>
        </w:rPr>
      </w:pPr>
    </w:p>
    <w:p w14:paraId="6B09BA7B" w14:textId="77777777" w:rsidR="00A72372" w:rsidRPr="00A72372" w:rsidRDefault="00A72372" w:rsidP="00E6362B">
      <w:pPr>
        <w:pStyle w:val="MonTitreSousSection"/>
        <w:rPr>
          <w:ins w:id="1103" w:author="Gaetan Gaudard" w:date="2020-05-30T19:21:00Z"/>
        </w:rPr>
        <w:pPrChange w:id="1104" w:author="Gaetan Gaudard" w:date="2020-05-30T19:22:00Z">
          <w:pPr>
            <w:widowControl/>
            <w:numPr>
              <w:numId w:val="23"/>
            </w:numPr>
            <w:tabs>
              <w:tab w:val="num" w:pos="720"/>
            </w:tabs>
            <w:suppressAutoHyphens w:val="0"/>
            <w:autoSpaceDN/>
            <w:spacing w:after="240"/>
            <w:ind w:left="720" w:hanging="360"/>
            <w:jc w:val="both"/>
          </w:pPr>
        </w:pPrChange>
      </w:pPr>
      <w:bookmarkStart w:id="1105" w:name="_Toc41838514"/>
      <w:ins w:id="1106" w:author="Gaetan Gaudard" w:date="2020-05-30T19:21:00Z">
        <w:r w:rsidRPr="00A72372">
          <w:t>Récupération de la zone où se situe le code barre</w:t>
        </w:r>
        <w:bookmarkEnd w:id="1105"/>
      </w:ins>
    </w:p>
    <w:p w14:paraId="6F43E8D5" w14:textId="77777777" w:rsidR="00A72372" w:rsidRPr="00590E43" w:rsidRDefault="00A72372">
      <w:pPr>
        <w:pStyle w:val="MonParagraphe"/>
        <w:rPr>
          <w:ins w:id="1107" w:author="Gaetan Gaudard" w:date="2020-05-30T19:21:00Z"/>
          <w:rFonts w:asciiTheme="minorHAnsi" w:hAnsiTheme="minorHAnsi" w:cstheme="minorHAnsi"/>
        </w:rPr>
        <w:pPrChange w:id="1108" w:author="Gaetan Gaudard" w:date="2020-05-30T19:21:00Z">
          <w:pPr>
            <w:widowControl/>
            <w:suppressAutoHyphens w:val="0"/>
            <w:autoSpaceDN/>
            <w:spacing w:after="240"/>
            <w:jc w:val="both"/>
            <w:textAlignment w:val="auto"/>
          </w:pPr>
        </w:pPrChange>
      </w:pPr>
      <w:ins w:id="1109" w:author="Gaetan Gaudard" w:date="2020-05-30T19:21:00Z">
        <w:r w:rsidRPr="00590E43">
          <w:rPr>
            <w:rFonts w:asciiTheme="minorHAnsi" w:hAnsiTheme="minorHAnsi" w:cstheme="minorHAnsi"/>
          </w:rPr>
          <w:t>Nous avons réalisé une fonction permettant de trouver la boite englobant les régions restantes après ces phases de filtrage. Cette boîte est définie dans le repère absolue par le vecteur [</w:t>
        </w:r>
        <w:proofErr w:type="spellStart"/>
        <w:r w:rsidRPr="00590E43">
          <w:rPr>
            <w:rFonts w:asciiTheme="minorHAnsi" w:hAnsiTheme="minorHAnsi" w:cstheme="minorHAnsi"/>
          </w:rPr>
          <w:t>Xmin</w:t>
        </w:r>
        <w:proofErr w:type="spellEnd"/>
        <w:r w:rsidRPr="00590E43">
          <w:rPr>
            <w:rFonts w:asciiTheme="minorHAnsi" w:hAnsiTheme="minorHAnsi" w:cstheme="minorHAnsi"/>
          </w:rPr>
          <w:t xml:space="preserve"> </w:t>
        </w:r>
        <w:proofErr w:type="spellStart"/>
        <w:r w:rsidRPr="00590E43">
          <w:rPr>
            <w:rFonts w:asciiTheme="minorHAnsi" w:hAnsiTheme="minorHAnsi" w:cstheme="minorHAnsi"/>
          </w:rPr>
          <w:t>Ymin</w:t>
        </w:r>
        <w:proofErr w:type="spellEnd"/>
        <w:r w:rsidRPr="00590E43">
          <w:rPr>
            <w:rFonts w:asciiTheme="minorHAnsi" w:hAnsiTheme="minorHAnsi" w:cstheme="minorHAnsi"/>
          </w:rPr>
          <w:t xml:space="preserve"> </w:t>
        </w:r>
        <w:proofErr w:type="spellStart"/>
        <w:r w:rsidRPr="00590E43">
          <w:rPr>
            <w:rFonts w:asciiTheme="minorHAnsi" w:hAnsiTheme="minorHAnsi" w:cstheme="minorHAnsi"/>
          </w:rPr>
          <w:t>Xlength</w:t>
        </w:r>
        <w:proofErr w:type="spellEnd"/>
        <w:r w:rsidRPr="00590E43">
          <w:rPr>
            <w:rFonts w:asciiTheme="minorHAnsi" w:hAnsiTheme="minorHAnsi" w:cstheme="minorHAnsi"/>
          </w:rPr>
          <w:t xml:space="preserve"> </w:t>
        </w:r>
        <w:proofErr w:type="spellStart"/>
        <w:r w:rsidRPr="00590E43">
          <w:rPr>
            <w:rFonts w:asciiTheme="minorHAnsi" w:hAnsiTheme="minorHAnsi" w:cstheme="minorHAnsi"/>
          </w:rPr>
          <w:t>Ylength</w:t>
        </w:r>
        <w:proofErr w:type="spellEnd"/>
        <w:r w:rsidRPr="00590E43">
          <w:rPr>
            <w:rFonts w:asciiTheme="minorHAnsi" w:hAnsiTheme="minorHAnsi" w:cstheme="minorHAnsi"/>
          </w:rPr>
          <w:t xml:space="preserve">]. Ce dernier est utilisé par la fonction </w:t>
        </w:r>
        <w:proofErr w:type="spellStart"/>
        <w:r w:rsidRPr="00590E43">
          <w:rPr>
            <w:rFonts w:asciiTheme="minorHAnsi" w:hAnsiTheme="minorHAnsi" w:cstheme="minorHAnsi"/>
          </w:rPr>
          <w:t>imcrop</w:t>
        </w:r>
        <w:proofErr w:type="spellEnd"/>
        <w:r w:rsidRPr="00590E43">
          <w:rPr>
            <w:rFonts w:asciiTheme="minorHAnsi" w:hAnsiTheme="minorHAnsi" w:cstheme="minorHAnsi"/>
          </w:rPr>
          <w:t>() qui se charge de rogner l’image.</w:t>
        </w:r>
      </w:ins>
    </w:p>
    <w:p w14:paraId="1B481FCD" w14:textId="71D83E64" w:rsidR="00A72372" w:rsidRPr="00590E43" w:rsidRDefault="00A72372">
      <w:pPr>
        <w:pStyle w:val="MonParagraphe"/>
        <w:rPr>
          <w:ins w:id="1110" w:author="Gaetan Gaudard" w:date="2020-05-30T19:21:00Z"/>
          <w:rFonts w:asciiTheme="minorHAnsi" w:hAnsiTheme="minorHAnsi" w:cstheme="minorHAnsi"/>
        </w:rPr>
        <w:pPrChange w:id="1111" w:author="Gaetan Gaudard" w:date="2020-05-30T19:21:00Z">
          <w:pPr>
            <w:widowControl/>
            <w:suppressAutoHyphens w:val="0"/>
            <w:autoSpaceDN/>
            <w:spacing w:after="240"/>
            <w:jc w:val="both"/>
            <w:textAlignment w:val="auto"/>
          </w:pPr>
        </w:pPrChange>
      </w:pPr>
      <w:ins w:id="1112" w:author="Gaetan Gaudard" w:date="2020-05-30T19:21:00Z">
        <w:r w:rsidRPr="00590E43">
          <w:rPr>
            <w:rFonts w:asciiTheme="minorHAnsi" w:hAnsiTheme="minorHAnsi" w:cstheme="minorHAnsi"/>
          </w:rPr>
          <w:t xml:space="preserve">La boîte englobante possède une marge proportionnelle à la taille des régions restantes qui permet d’inclure une barre </w:t>
        </w:r>
      </w:ins>
      <w:ins w:id="1113" w:author="Gaetan Gaudard" w:date="2020-05-30T19:23:00Z">
        <w:r w:rsidRPr="00590E43">
          <w:rPr>
            <w:rFonts w:asciiTheme="minorHAnsi" w:hAnsiTheme="minorHAnsi" w:cstheme="minorHAnsi"/>
          </w:rPr>
          <w:t xml:space="preserve">du bord </w:t>
        </w:r>
      </w:ins>
      <w:ins w:id="1114" w:author="Gaetan Gaudard" w:date="2020-05-30T19:21:00Z">
        <w:r w:rsidRPr="00590E43">
          <w:rPr>
            <w:rFonts w:asciiTheme="minorHAnsi" w:hAnsiTheme="minorHAnsi" w:cstheme="minorHAnsi"/>
          </w:rPr>
          <w:t>qui aurait été éliminée avec les filtres précédents.</w:t>
        </w:r>
      </w:ins>
    </w:p>
    <w:p w14:paraId="4BA755BB" w14:textId="742C1053" w:rsidR="00C13224" w:rsidRDefault="00A72372" w:rsidP="00E6362B">
      <w:pPr>
        <w:pStyle w:val="MonParagraphe"/>
        <w:rPr>
          <w:rFonts w:asciiTheme="minorHAnsi" w:hAnsiTheme="minorHAnsi" w:cstheme="minorHAnsi"/>
        </w:rPr>
      </w:pPr>
      <w:ins w:id="1115" w:author="Gaetan Gaudard" w:date="2020-05-30T19:21:00Z">
        <w:r w:rsidRPr="00E6362B">
          <w:rPr>
            <w:rFonts w:asciiTheme="minorHAnsi" w:hAnsiTheme="minorHAnsi" w:cstheme="minorHAnsi"/>
            <w:rPrChange w:id="1116" w:author="Gaetan Gaudard" w:date="2020-05-30T19:25:00Z">
              <w:rPr/>
            </w:rPrChange>
          </w:rPr>
          <w:t xml:space="preserve">De plus, on </w:t>
        </w:r>
      </w:ins>
      <w:r w:rsidR="00E6362B">
        <w:rPr>
          <w:rFonts w:asciiTheme="minorHAnsi" w:hAnsiTheme="minorHAnsi" w:cstheme="minorHAnsi"/>
        </w:rPr>
        <w:t>cherche</w:t>
      </w:r>
      <w:ins w:id="1117" w:author="Gaetan Gaudard" w:date="2020-05-30T19:21:00Z">
        <w:r w:rsidRPr="00E6362B">
          <w:rPr>
            <w:rFonts w:asciiTheme="minorHAnsi" w:hAnsiTheme="minorHAnsi" w:cstheme="minorHAnsi"/>
            <w:rPrChange w:id="1118" w:author="Gaetan Gaudard" w:date="2020-05-30T19:25:00Z">
              <w:rPr/>
            </w:rPrChange>
          </w:rPr>
          <w:t xml:space="preserve"> l’orientation moyenne des régions restantes, afin de remettre les barres à la verticale. P</w:t>
        </w:r>
      </w:ins>
      <w:r w:rsidR="00E6362B">
        <w:rPr>
          <w:rFonts w:asciiTheme="minorHAnsi" w:hAnsiTheme="minorHAnsi" w:cstheme="minorHAnsi"/>
        </w:rPr>
        <w:t>uis</w:t>
      </w:r>
      <w:ins w:id="1119" w:author="Gaetan Gaudard" w:date="2020-05-30T19:21:00Z">
        <w:r w:rsidRPr="00E6362B">
          <w:rPr>
            <w:rFonts w:asciiTheme="minorHAnsi" w:hAnsiTheme="minorHAnsi" w:cstheme="minorHAnsi"/>
            <w:rPrChange w:id="1120" w:author="Gaetan Gaudard" w:date="2020-05-30T19:25:00Z">
              <w:rPr/>
            </w:rPrChange>
          </w:rPr>
          <w:t xml:space="preserve">, on utilise la fonction </w:t>
        </w:r>
        <w:proofErr w:type="spellStart"/>
        <w:r w:rsidRPr="00E6362B">
          <w:rPr>
            <w:rFonts w:asciiTheme="minorHAnsi" w:hAnsiTheme="minorHAnsi" w:cstheme="minorHAnsi"/>
            <w:rPrChange w:id="1121" w:author="Gaetan Gaudard" w:date="2020-05-30T19:25:00Z">
              <w:rPr/>
            </w:rPrChange>
          </w:rPr>
          <w:t>imrotate</w:t>
        </w:r>
        <w:proofErr w:type="spellEnd"/>
        <w:r w:rsidRPr="00E6362B">
          <w:rPr>
            <w:rFonts w:asciiTheme="minorHAnsi" w:hAnsiTheme="minorHAnsi" w:cstheme="minorHAnsi"/>
            <w:rPrChange w:id="1122" w:author="Gaetan Gaudard" w:date="2020-05-30T19:25:00Z">
              <w:rPr/>
            </w:rPrChange>
          </w:rPr>
          <w:t>() de Matlab</w:t>
        </w:r>
      </w:ins>
      <w:r w:rsidR="00E6362B">
        <w:rPr>
          <w:rFonts w:asciiTheme="minorHAnsi" w:hAnsiTheme="minorHAnsi" w:cstheme="minorHAnsi"/>
        </w:rPr>
        <w:t xml:space="preserve"> qui tourne le code-barres. Avant d’utiliser la propriété </w:t>
      </w:r>
      <w:r w:rsidR="00E6362B" w:rsidRPr="00E6362B">
        <w:rPr>
          <w:rFonts w:asciiTheme="minorHAnsi" w:hAnsiTheme="minorHAnsi" w:cstheme="minorHAnsi"/>
          <w:i/>
          <w:iCs/>
        </w:rPr>
        <w:t>orientation</w:t>
      </w:r>
      <w:r w:rsidR="00E6362B">
        <w:rPr>
          <w:rFonts w:asciiTheme="minorHAnsi" w:hAnsiTheme="minorHAnsi" w:cstheme="minorHAnsi"/>
        </w:rPr>
        <w:t xml:space="preserve"> de la fonction </w:t>
      </w:r>
      <w:proofErr w:type="spellStart"/>
      <w:r w:rsidR="00E6362B">
        <w:rPr>
          <w:rFonts w:asciiTheme="minorHAnsi" w:hAnsiTheme="minorHAnsi" w:cstheme="minorHAnsi"/>
        </w:rPr>
        <w:t>regionprops</w:t>
      </w:r>
      <w:proofErr w:type="spellEnd"/>
      <w:r w:rsidR="00E6362B">
        <w:rPr>
          <w:rFonts w:asciiTheme="minorHAnsi" w:hAnsiTheme="minorHAnsi" w:cstheme="minorHAnsi"/>
        </w:rPr>
        <w:t>(), nous avons essayé d’utiliser le spectre dans le domaine de Fourier. On distingue très bien l’orientation du code-barres dans ce domaine :</w:t>
      </w:r>
    </w:p>
    <w:p w14:paraId="597B2741" w14:textId="77777777" w:rsidR="006F0A2F" w:rsidRDefault="006F0A2F" w:rsidP="00E6362B">
      <w:pPr>
        <w:pStyle w:val="MonParagraphe"/>
        <w:rPr>
          <w:rFonts w:asciiTheme="minorHAnsi" w:hAnsiTheme="minorHAnsi" w:cstheme="minorHAnsi"/>
        </w:rPr>
      </w:pPr>
    </w:p>
    <w:p w14:paraId="620C0B70" w14:textId="6A36B1B3" w:rsidR="00E6362B" w:rsidRDefault="00061FAC" w:rsidP="00061FAC">
      <w:pPr>
        <w:pStyle w:val="MonParagraphe"/>
        <w:jc w:val="center"/>
        <w:rPr>
          <w:rFonts w:asciiTheme="minorHAnsi" w:hAnsiTheme="minorHAnsi" w:cstheme="minorHAnsi"/>
        </w:rPr>
      </w:pPr>
      <w:r w:rsidRPr="00061FAC">
        <w:rPr>
          <w:b/>
          <w:bCs/>
          <w:i/>
          <w:color w:val="004586"/>
          <w:sz w:val="20"/>
          <w:szCs w:val="20"/>
        </w:rPr>
        <w:t>(</w:t>
      </w:r>
      <w:r w:rsidR="00BC0109" w:rsidRPr="00061FAC">
        <w:rPr>
          <w:b/>
          <w:bCs/>
          <w:i/>
          <w:color w:val="004586"/>
          <w:sz w:val="20"/>
          <w:szCs w:val="20"/>
        </w:rPr>
        <w:t>a)</w:t>
      </w:r>
      <w:r w:rsidR="00BC0109" w:rsidRPr="00061FAC">
        <w:rPr>
          <w:b/>
          <w:bCs/>
          <w:i/>
          <w:color w:val="004586"/>
          <w:sz w:val="20"/>
          <w:szCs w:val="20"/>
        </w:rPr>
        <w:drawing>
          <wp:inline distT="0" distB="0" distL="0" distR="0" wp14:anchorId="5E38E2EC" wp14:editId="6E1DAB58">
            <wp:extent cx="2304499" cy="2027614"/>
            <wp:effectExtent l="0" t="0" r="635"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313264" cy="2035326"/>
                    </a:xfrm>
                    <a:prstGeom prst="rect">
                      <a:avLst/>
                    </a:prstGeom>
                  </pic:spPr>
                </pic:pic>
              </a:graphicData>
            </a:graphic>
          </wp:inline>
        </w:drawing>
      </w:r>
      <w:r w:rsidR="00BC0109" w:rsidRPr="00061FAC">
        <w:rPr>
          <w:b/>
          <w:bCs/>
          <w:i/>
          <w:color w:val="004586"/>
          <w:sz w:val="20"/>
          <w:szCs w:val="20"/>
        </w:rPr>
        <w:t xml:space="preserve">     </w:t>
      </w:r>
      <w:r w:rsidRPr="00061FAC">
        <w:rPr>
          <w:b/>
          <w:bCs/>
          <w:i/>
          <w:color w:val="004586"/>
          <w:sz w:val="20"/>
          <w:szCs w:val="20"/>
        </w:rPr>
        <w:t>(</w:t>
      </w:r>
      <w:r w:rsidR="00BC0109" w:rsidRPr="00061FAC">
        <w:rPr>
          <w:b/>
          <w:bCs/>
          <w:i/>
          <w:color w:val="004586"/>
          <w:sz w:val="20"/>
          <w:szCs w:val="20"/>
        </w:rPr>
        <w:t>b)</w:t>
      </w:r>
      <w:r w:rsidR="00BC0109">
        <w:rPr>
          <w:rFonts w:asciiTheme="minorHAnsi" w:hAnsiTheme="minorHAnsi" w:cstheme="minorHAnsi"/>
        </w:rPr>
        <w:t xml:space="preserve"> </w:t>
      </w:r>
      <w:r w:rsidR="00BC0109">
        <w:rPr>
          <w:noProof/>
        </w:rPr>
        <w:drawing>
          <wp:inline distT="0" distB="0" distL="0" distR="0" wp14:anchorId="355F534E" wp14:editId="76B5201F">
            <wp:extent cx="2238120" cy="2024813"/>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285453" cy="2067635"/>
                    </a:xfrm>
                    <a:prstGeom prst="rect">
                      <a:avLst/>
                    </a:prstGeom>
                  </pic:spPr>
                </pic:pic>
              </a:graphicData>
            </a:graphic>
          </wp:inline>
        </w:drawing>
      </w:r>
    </w:p>
    <w:p w14:paraId="231B1544" w14:textId="756F734F" w:rsidR="00061FAC" w:rsidRPr="00C13224" w:rsidRDefault="00061FAC" w:rsidP="00061FAC">
      <w:pPr>
        <w:pStyle w:val="Figure"/>
        <w:rPr>
          <w:ins w:id="1123" w:author="Gaetan Gaudard" w:date="2020-05-30T19:19:00Z"/>
          <w:rFonts w:ascii="Times New Roman" w:hAnsi="Times New Roman"/>
        </w:rPr>
        <w:pPrChange w:id="1124" w:author="Gaetan Gaudard" w:date="2020-05-30T19:19:00Z">
          <w:pPr>
            <w:pStyle w:val="MonParagraphe"/>
          </w:pPr>
        </w:pPrChange>
      </w:pPr>
      <w:ins w:id="1125" w:author="Gaetan Gaudard" w:date="2020-05-30T19:20:00Z">
        <w:r>
          <w:t>F</w:t>
        </w:r>
      </w:ins>
      <w:ins w:id="1126" w:author="Gaetan Gaudard" w:date="2020-05-30T19:19:00Z">
        <w:r w:rsidRPr="00C13224">
          <w:t xml:space="preserve">igure </w:t>
        </w:r>
        <w:r>
          <w:t>1</w:t>
        </w:r>
      </w:ins>
      <w:r>
        <w:t>4</w:t>
      </w:r>
      <w:ins w:id="1127" w:author="Gaetan Gaudard" w:date="2020-05-30T19:19:00Z">
        <w:r w:rsidRPr="00C13224">
          <w:t xml:space="preserve">: </w:t>
        </w:r>
      </w:ins>
      <w:r>
        <w:t>Domaine fréquentiel d’une image avec un code-barres droit (a) et incliné (b)</w:t>
      </w:r>
    </w:p>
    <w:p w14:paraId="593EA160" w14:textId="77777777" w:rsidR="006F0A2F" w:rsidRDefault="006F0A2F" w:rsidP="006F0A2F">
      <w:pPr>
        <w:pStyle w:val="MonParagraphe"/>
        <w:rPr>
          <w:rFonts w:asciiTheme="minorHAnsi" w:hAnsiTheme="minorHAnsi" w:cstheme="minorHAnsi"/>
        </w:rPr>
      </w:pPr>
    </w:p>
    <w:p w14:paraId="3B3C91CB" w14:textId="5E00A173" w:rsidR="00061FAC" w:rsidRDefault="006F0A2F" w:rsidP="006F0A2F">
      <w:pPr>
        <w:pStyle w:val="MonParagraphe"/>
        <w:rPr>
          <w:rFonts w:asciiTheme="minorHAnsi" w:hAnsiTheme="minorHAnsi" w:cstheme="minorHAnsi"/>
        </w:rPr>
      </w:pPr>
      <w:r>
        <w:rPr>
          <w:rFonts w:asciiTheme="minorHAnsi" w:hAnsiTheme="minorHAnsi" w:cstheme="minorHAnsi"/>
        </w:rPr>
        <w:t>Nous avons aussi tenté de trouvé l’orientation des barres avec une méthode plus fastidieuse : en partant d’un pixel au hasard et en étudiant ses voisins de même couleur pour tracer une droite.</w:t>
      </w:r>
    </w:p>
    <w:p w14:paraId="1CBF5BA8" w14:textId="40E540A2" w:rsidR="006F0A2F" w:rsidRDefault="006F0A2F" w:rsidP="006F0A2F">
      <w:pPr>
        <w:pStyle w:val="MonParagraphe"/>
        <w:rPr>
          <w:rFonts w:asciiTheme="minorHAnsi" w:hAnsiTheme="minorHAnsi" w:cstheme="minorHAnsi"/>
        </w:rPr>
      </w:pPr>
      <w:r>
        <w:rPr>
          <w:rFonts w:asciiTheme="minorHAnsi" w:hAnsiTheme="minorHAnsi" w:cstheme="minorHAnsi"/>
        </w:rPr>
        <w:t xml:space="preserve">Mais ces deux méthodes n’ont pas été très concluantes et la simplicité qu’offrait la fonction </w:t>
      </w:r>
      <w:proofErr w:type="spellStart"/>
      <w:r>
        <w:rPr>
          <w:rFonts w:asciiTheme="minorHAnsi" w:hAnsiTheme="minorHAnsi" w:cstheme="minorHAnsi"/>
        </w:rPr>
        <w:t>regionprops</w:t>
      </w:r>
      <w:proofErr w:type="spellEnd"/>
      <w:r>
        <w:rPr>
          <w:rFonts w:asciiTheme="minorHAnsi" w:hAnsiTheme="minorHAnsi" w:cstheme="minorHAnsi"/>
        </w:rPr>
        <w:t>() n’était pas négligeable.</w:t>
      </w:r>
    </w:p>
    <w:p w14:paraId="35ED4F75" w14:textId="77777777" w:rsidR="006F0A2F" w:rsidRPr="006F0A2F" w:rsidRDefault="006F0A2F" w:rsidP="006F0A2F">
      <w:pPr>
        <w:pStyle w:val="MonParagraphe"/>
        <w:rPr>
          <w:rFonts w:asciiTheme="minorHAnsi" w:hAnsiTheme="minorHAnsi" w:cstheme="minorHAnsi"/>
        </w:rPr>
      </w:pPr>
    </w:p>
    <w:p w14:paraId="28D7A226" w14:textId="77777777" w:rsidR="006F0A2F" w:rsidRDefault="006F0A2F">
      <w:pPr>
        <w:widowControl/>
        <w:suppressAutoHyphens w:val="0"/>
        <w:autoSpaceDN/>
        <w:textAlignment w:val="auto"/>
        <w:rPr>
          <w:rFonts w:ascii="Arial" w:eastAsia="Times New Roman" w:hAnsi="Arial" w:cs="Arial"/>
          <w:b/>
          <w:bCs/>
          <w:sz w:val="32"/>
          <w:szCs w:val="32"/>
        </w:rPr>
      </w:pPr>
      <w:r>
        <w:br w:type="page"/>
      </w:r>
    </w:p>
    <w:p w14:paraId="6CD553F2" w14:textId="41A4D1D1" w:rsidR="00A72372" w:rsidRDefault="00E6362B" w:rsidP="00E6362B">
      <w:pPr>
        <w:pStyle w:val="MonTitreSection"/>
      </w:pPr>
      <w:bookmarkStart w:id="1128" w:name="_Toc41838515"/>
      <w:r>
        <w:lastRenderedPageBreak/>
        <w:t>Du d</w:t>
      </w:r>
      <w:ins w:id="1129" w:author="Gaetan Gaudard" w:date="2020-05-30T20:39:00Z">
        <w:r w:rsidR="00A72372">
          <w:t>écodage</w:t>
        </w:r>
      </w:ins>
      <w:r>
        <w:t xml:space="preserve"> à la création de l’interface</w:t>
      </w:r>
      <w:bookmarkEnd w:id="1128"/>
    </w:p>
    <w:p w14:paraId="6B120DAC" w14:textId="54D22532" w:rsidR="006E206A" w:rsidRPr="006E206A" w:rsidRDefault="006E206A" w:rsidP="006E206A">
      <w:pPr>
        <w:pStyle w:val="MonTitreSousSection"/>
        <w:rPr>
          <w:ins w:id="1130" w:author="Gaetan Gaudard" w:date="2020-05-30T20:39:00Z"/>
        </w:rPr>
      </w:pPr>
      <w:bookmarkStart w:id="1131" w:name="_Toc41838516"/>
      <w:r>
        <w:t>Phase de décodage</w:t>
      </w:r>
      <w:bookmarkEnd w:id="1131"/>
    </w:p>
    <w:p w14:paraId="4F025A68" w14:textId="4F535F95" w:rsidR="00A72372" w:rsidRPr="00590E43" w:rsidRDefault="00A72372">
      <w:pPr>
        <w:pStyle w:val="MonParagraphe"/>
        <w:rPr>
          <w:ins w:id="1132" w:author="Gaetan Gaudard" w:date="2020-05-30T20:39:00Z"/>
          <w:rFonts w:asciiTheme="minorHAnsi" w:hAnsiTheme="minorHAnsi" w:cstheme="minorHAnsi"/>
        </w:rPr>
        <w:pPrChange w:id="1133" w:author="Gaetan Gaudard" w:date="2020-05-30T20:40:00Z">
          <w:pPr>
            <w:pStyle w:val="NormalWeb"/>
            <w:spacing w:before="0" w:beforeAutospacing="0" w:after="240" w:afterAutospacing="0"/>
            <w:jc w:val="both"/>
          </w:pPr>
        </w:pPrChange>
      </w:pPr>
      <w:ins w:id="1134" w:author="Gaetan Gaudard" w:date="2020-05-30T20:39:00Z">
        <w:r w:rsidRPr="00590E43">
          <w:rPr>
            <w:rFonts w:asciiTheme="minorHAnsi" w:hAnsiTheme="minorHAnsi" w:cstheme="minorHAnsi"/>
          </w:rPr>
          <w:t xml:space="preserve">Nous arrivons à la partie </w:t>
        </w:r>
      </w:ins>
      <w:ins w:id="1135" w:author="Gaetan Gaudard" w:date="2020-05-30T20:40:00Z">
        <w:r w:rsidR="00A52342" w:rsidRPr="00590E43">
          <w:rPr>
            <w:rFonts w:asciiTheme="minorHAnsi" w:hAnsiTheme="minorHAnsi" w:cstheme="minorHAnsi"/>
          </w:rPr>
          <w:t>cruciale :</w:t>
        </w:r>
      </w:ins>
      <w:ins w:id="1136" w:author="Gaetan Gaudard" w:date="2020-05-30T20:39:00Z">
        <w:r w:rsidRPr="00590E43">
          <w:rPr>
            <w:rFonts w:asciiTheme="minorHAnsi" w:hAnsiTheme="minorHAnsi" w:cstheme="minorHAnsi"/>
          </w:rPr>
          <w:t xml:space="preserve"> le code-barres est bien cadré, il faut le décoder</w:t>
        </w:r>
      </w:ins>
      <w:r w:rsidR="00E6362B">
        <w:rPr>
          <w:rFonts w:asciiTheme="minorHAnsi" w:hAnsiTheme="minorHAnsi" w:cstheme="minorHAnsi"/>
        </w:rPr>
        <w:t xml:space="preserve">. </w:t>
      </w:r>
      <w:ins w:id="1137" w:author="Gaetan Gaudard" w:date="2020-05-30T20:39:00Z">
        <w:r w:rsidRPr="00590E43">
          <w:rPr>
            <w:rFonts w:asciiTheme="minorHAnsi" w:hAnsiTheme="minorHAnsi" w:cstheme="minorHAnsi"/>
          </w:rPr>
          <w:t xml:space="preserve">On repart de la dernière image filtrée, bien recadrée par notre </w:t>
        </w:r>
        <w:r w:rsidRPr="00590E43">
          <w:rPr>
            <w:rFonts w:asciiTheme="minorHAnsi" w:hAnsiTheme="minorHAnsi" w:cstheme="minorHAnsi"/>
            <w:rPrChange w:id="1138" w:author="Gaetan Gaudard" w:date="2020-05-30T20:42:00Z">
              <w:rPr/>
            </w:rPrChange>
          </w:rPr>
          <w:t>bo</w:t>
        </w:r>
      </w:ins>
      <w:ins w:id="1139" w:author="Gaetan Gaudard" w:date="2020-05-30T20:42:00Z">
        <w:r w:rsidR="00A52342" w:rsidRPr="00590E43">
          <w:rPr>
            <w:rFonts w:asciiTheme="minorHAnsi" w:hAnsiTheme="minorHAnsi" w:cstheme="minorHAnsi"/>
          </w:rPr>
          <w:t>îte</w:t>
        </w:r>
      </w:ins>
      <w:ins w:id="1140" w:author="Gaetan Gaudard" w:date="2020-05-30T20:39:00Z">
        <w:r w:rsidRPr="00590E43">
          <w:rPr>
            <w:rFonts w:asciiTheme="minorHAnsi" w:hAnsiTheme="minorHAnsi" w:cstheme="minorHAnsi"/>
          </w:rPr>
          <w:t xml:space="preserve"> autour du code. </w:t>
        </w:r>
      </w:ins>
    </w:p>
    <w:p w14:paraId="28532C69" w14:textId="73746019" w:rsidR="00A72372" w:rsidRPr="00590E43" w:rsidRDefault="00A72372">
      <w:pPr>
        <w:pStyle w:val="MonParagraphe"/>
        <w:rPr>
          <w:ins w:id="1141" w:author="Gaetan Gaudard" w:date="2020-05-30T20:39:00Z"/>
          <w:rFonts w:asciiTheme="minorHAnsi" w:hAnsiTheme="minorHAnsi" w:cstheme="minorHAnsi"/>
        </w:rPr>
        <w:pPrChange w:id="1142" w:author="Gaetan Gaudard" w:date="2020-05-30T20:40:00Z">
          <w:pPr>
            <w:pStyle w:val="NormalWeb"/>
            <w:spacing w:before="0" w:beforeAutospacing="0" w:after="240" w:afterAutospacing="0"/>
            <w:jc w:val="both"/>
          </w:pPr>
        </w:pPrChange>
      </w:pPr>
      <w:ins w:id="1143" w:author="Gaetan Gaudard" w:date="2020-05-30T20:39:00Z">
        <w:r w:rsidRPr="00590E43">
          <w:rPr>
            <w:rFonts w:asciiTheme="minorHAnsi" w:hAnsiTheme="minorHAnsi" w:cstheme="minorHAnsi"/>
          </w:rPr>
          <w:t xml:space="preserve">Pour décoder, on fonctionne ligne par ligne sur l’image. Pour chaque ligne, on l’extrait et on compte le nombre de barres verticales (alternance de pixels blanc-noir). Pour décoder, il faut savoir quelle est la taille des barres élémentaires pour la comparer avec les barres qu’on essaie de lire. Connaissant ces tailles de référence, il ne reste qu’à lire la ligne </w:t>
        </w:r>
      </w:ins>
      <w:ins w:id="1144" w:author="Gaetan Gaudard" w:date="2020-05-30T20:47:00Z">
        <w:r w:rsidR="00A52342" w:rsidRPr="00590E43">
          <w:rPr>
            <w:rFonts w:asciiTheme="minorHAnsi" w:hAnsiTheme="minorHAnsi" w:cstheme="minorHAnsi"/>
          </w:rPr>
          <w:t>extraite :</w:t>
        </w:r>
      </w:ins>
      <w:ins w:id="1145" w:author="Gaetan Gaudard" w:date="2020-05-30T20:39:00Z">
        <w:r w:rsidRPr="00590E43">
          <w:rPr>
            <w:rFonts w:asciiTheme="minorHAnsi" w:hAnsiTheme="minorHAnsi" w:cstheme="minorHAnsi"/>
          </w:rPr>
          <w:t xml:space="preserve"> on parcourt les pixels entre les barres de début et de fin. Comme vu précédemment, chaque série de quatre barres définit un chiffre et une lettre, nous devons donc comparer les groupes de quatre barres avec les références des tables. Une fois la série de chiffres obtenue, on vérifie qu’elle correspond bien à un code-barres valide avec le chiffre de contrôle. Si le code n’est pas valide, on passe à la ligne suivante jusqu’à trouver le code… ou arriver en bas de l’image. Dans ce cas on retourne l’image en effectuant une rotation à 180</w:t>
        </w:r>
      </w:ins>
      <w:ins w:id="1146" w:author="Gaetan Gaudard" w:date="2020-05-30T20:50:00Z">
        <w:r w:rsidR="00A52342" w:rsidRPr="00590E43">
          <w:rPr>
            <w:rFonts w:asciiTheme="minorHAnsi" w:hAnsiTheme="minorHAnsi" w:cstheme="minorHAnsi"/>
          </w:rPr>
          <w:t>° :</w:t>
        </w:r>
      </w:ins>
      <w:ins w:id="1147" w:author="Gaetan Gaudard" w:date="2020-05-30T20:39:00Z">
        <w:r w:rsidRPr="00590E43">
          <w:rPr>
            <w:rFonts w:asciiTheme="minorHAnsi" w:hAnsiTheme="minorHAnsi" w:cstheme="minorHAnsi"/>
          </w:rPr>
          <w:t xml:space="preserve"> elle pourrait être à l’envers. On essaie à nouveau le décodage. </w:t>
        </w:r>
      </w:ins>
    </w:p>
    <w:p w14:paraId="3FD6C8E2" w14:textId="6ECDEDAF" w:rsidR="00A52342" w:rsidRPr="00590E43" w:rsidRDefault="006E206A">
      <w:pPr>
        <w:pStyle w:val="MonParagraphe"/>
        <w:rPr>
          <w:ins w:id="1148" w:author="Gaetan Gaudard" w:date="2020-05-30T19:26:00Z"/>
          <w:rFonts w:asciiTheme="minorHAnsi" w:hAnsiTheme="minorHAnsi" w:cstheme="minorHAnsi"/>
          <w:rPrChange w:id="1149" w:author="Gaetan Gaudard" w:date="2020-05-30T20:54:00Z">
            <w:rPr>
              <w:ins w:id="1150" w:author="Gaetan Gaudard" w:date="2020-05-30T19:26:00Z"/>
              <w:color w:val="FF0000"/>
            </w:rPr>
          </w:rPrChange>
        </w:rPr>
        <w:pPrChange w:id="1151" w:author="Gaetan Gaudard" w:date="2020-05-30T20:54:00Z">
          <w:pPr>
            <w:pStyle w:val="MonParagraphe"/>
            <w:numPr>
              <w:numId w:val="24"/>
            </w:numPr>
            <w:ind w:left="644" w:hanging="360"/>
          </w:pPr>
        </w:pPrChange>
      </w:pPr>
      <w:r>
        <w:rPr>
          <w:noProof/>
        </w:rPr>
        <mc:AlternateContent>
          <mc:Choice Requires="wps">
            <w:drawing>
              <wp:anchor distT="0" distB="0" distL="114300" distR="114300" simplePos="0" relativeHeight="251674625" behindDoc="0" locked="0" layoutInCell="1" allowOverlap="1" wp14:anchorId="5FA62862" wp14:editId="1854BFA7">
                <wp:simplePos x="0" y="0"/>
                <wp:positionH relativeFrom="margin">
                  <wp:align>right</wp:align>
                </wp:positionH>
                <wp:positionV relativeFrom="paragraph">
                  <wp:posOffset>73660</wp:posOffset>
                </wp:positionV>
                <wp:extent cx="2374900" cy="2677160"/>
                <wp:effectExtent l="0" t="0" r="6350" b="7620"/>
                <wp:wrapSquare wrapText="bothSides"/>
                <wp:docPr id="3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900" cy="2677160"/>
                        </a:xfrm>
                        <a:prstGeom prst="rect">
                          <a:avLst/>
                        </a:prstGeom>
                        <a:solidFill>
                          <a:srgbClr val="FFFFFF"/>
                        </a:solidFill>
                        <a:ln w="9525">
                          <a:noFill/>
                          <a:miter lim="800000"/>
                          <a:headEnd/>
                          <a:tailEnd/>
                        </a:ln>
                      </wps:spPr>
                      <wps:txbx>
                        <w:txbxContent>
                          <w:p w14:paraId="4F587FC1" w14:textId="5115C8C4" w:rsidR="006E206A" w:rsidRDefault="006E206A" w:rsidP="002241CA">
                            <w:pPr>
                              <w:pStyle w:val="MonParagraphe"/>
                              <w:ind w:firstLine="0"/>
                              <w:jc w:val="center"/>
                              <w:rPr>
                                <w:i/>
                                <w:iCs/>
                                <w:color w:val="1F3864" w:themeColor="accent1" w:themeShade="80"/>
                              </w:rPr>
                            </w:pPr>
                            <w:ins w:id="1152" w:author="Gaetan Gaudard" w:date="2020-05-30T20:52:00Z">
                              <w:r>
                                <w:rPr>
                                  <w:noProof/>
                                  <w:bdr w:val="none" w:sz="0" w:space="0" w:color="auto" w:frame="1"/>
                                </w:rPr>
                                <w:drawing>
                                  <wp:inline distT="0" distB="0" distL="0" distR="0" wp14:anchorId="4BC3E3BD" wp14:editId="3504B003">
                                    <wp:extent cx="1917700" cy="1434615"/>
                                    <wp:effectExtent l="0" t="0" r="635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926904" cy="1441501"/>
                                            </a:xfrm>
                                            <a:prstGeom prst="rect">
                                              <a:avLst/>
                                            </a:prstGeom>
                                            <a:noFill/>
                                            <a:ln>
                                              <a:noFill/>
                                            </a:ln>
                                          </pic:spPr>
                                        </pic:pic>
                                      </a:graphicData>
                                    </a:graphic>
                                  </wp:inline>
                                </w:drawing>
                              </w:r>
                            </w:ins>
                          </w:p>
                          <w:p w14:paraId="1129EEE0" w14:textId="03BDAB73" w:rsidR="006E206A" w:rsidRPr="006E206A" w:rsidRDefault="006E206A" w:rsidP="006E206A">
                            <w:pPr>
                              <w:pStyle w:val="Figure"/>
                              <w:ind w:firstLine="432"/>
                            </w:pPr>
                            <w:ins w:id="1153" w:author="Gaetan Gaudard" w:date="2020-05-30T20:54:00Z">
                              <w:r>
                                <w:t xml:space="preserve">Figure </w:t>
                              </w:r>
                            </w:ins>
                            <w:r>
                              <w:t>15</w:t>
                            </w:r>
                            <w:ins w:id="1154" w:author="Gaetan Gaudard" w:date="2020-05-30T20:54:00Z">
                              <w:r>
                                <w:t xml:space="preserve"> :  </w:t>
                              </w:r>
                            </w:ins>
                            <w:ins w:id="1155" w:author="Gaetan Gaudard" w:date="2020-05-30T20:55:00Z">
                              <w:r>
                                <w:t>Exemple de code-barres imprimé sur une surface courbe</w:t>
                              </w:r>
                            </w:ins>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w14:anchorId="5FA62862" id="_x0000_s1029" type="#_x0000_t202" style="position:absolute;left:0;text-align:left;margin-left:135.8pt;margin-top:5.8pt;width:187pt;height:210.8pt;z-index:251674625;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" stroked="f">
                <v:textbox style="mso-fit-shape-to-text:t">
                  <w:txbxContent>
                    <w:p w14:paraId="4F587FC1" w14:textId="5115C8C4" w:rsidR="006E206A" w:rsidRDefault="006E206A" w:rsidP="002241CA">
                      <w:pPr>
                        <w:pStyle w:val="MonParagraphe"/>
                        <w:ind w:firstLine="0"/>
                        <w:jc w:val="center"/>
                        <w:rPr>
                          <w:i/>
                          <w:iCs/>
                          <w:color w:val="1F3864" w:themeColor="accent1" w:themeShade="80"/>
                        </w:rPr>
                      </w:pPr>
                      <w:ins w:id="1156" w:author="Gaetan Gaudard" w:date="2020-05-30T20:52:00Z">
                        <w:r>
                          <w:rPr>
                            <w:noProof/>
                            <w:bdr w:val="none" w:sz="0" w:space="0" w:color="auto" w:frame="1"/>
                          </w:rPr>
                          <w:drawing>
                            <wp:inline distT="0" distB="0" distL="0" distR="0" wp14:anchorId="4BC3E3BD" wp14:editId="3504B003">
                              <wp:extent cx="1917700" cy="1434615"/>
                              <wp:effectExtent l="0" t="0" r="635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926904" cy="1441501"/>
                                      </a:xfrm>
                                      <a:prstGeom prst="rect">
                                        <a:avLst/>
                                      </a:prstGeom>
                                      <a:noFill/>
                                      <a:ln>
                                        <a:noFill/>
                                      </a:ln>
                                    </pic:spPr>
                                  </pic:pic>
                                </a:graphicData>
                              </a:graphic>
                            </wp:inline>
                          </w:drawing>
                        </w:r>
                      </w:ins>
                    </w:p>
                    <w:p w14:paraId="1129EEE0" w14:textId="03BDAB73" w:rsidR="006E206A" w:rsidRPr="006E206A" w:rsidRDefault="006E206A" w:rsidP="006E206A">
                      <w:pPr>
                        <w:pStyle w:val="Figure"/>
                        <w:ind w:firstLine="432"/>
                      </w:pPr>
                      <w:ins w:id="1157" w:author="Gaetan Gaudard" w:date="2020-05-30T20:54:00Z">
                        <w:r>
                          <w:t xml:space="preserve">Figure </w:t>
                        </w:r>
                      </w:ins>
                      <w:r>
                        <w:t>15</w:t>
                      </w:r>
                      <w:ins w:id="1158" w:author="Gaetan Gaudard" w:date="2020-05-30T20:54:00Z">
                        <w:r>
                          <w:t xml:space="preserve"> :  </w:t>
                        </w:r>
                      </w:ins>
                      <w:ins w:id="1159" w:author="Gaetan Gaudard" w:date="2020-05-30T20:55:00Z">
                        <w:r>
                          <w:t>Exemple de code-barres imprimé sur une surface courbe</w:t>
                        </w:r>
                      </w:ins>
                    </w:p>
                  </w:txbxContent>
                </v:textbox>
                <w10:wrap type="square" anchorx="margin"/>
              </v:shape>
            </w:pict>
          </mc:Fallback>
        </mc:AlternateContent>
      </w:r>
      <w:ins w:id="1160" w:author="Gaetan Gaudard" w:date="2020-05-30T20:39:00Z">
        <w:r w:rsidR="00A72372" w:rsidRPr="00590E43">
          <w:rPr>
            <w:rFonts w:asciiTheme="minorHAnsi" w:hAnsiTheme="minorHAnsi" w:cstheme="minorHAnsi"/>
          </w:rPr>
          <w:t xml:space="preserve">Cette méthode de base a été complétée tout au long du projet lorsque nous avons identifié des problèmes récurrents. D’abord, les codes sur des surfaces courbées nous ont posé </w:t>
        </w:r>
      </w:ins>
      <w:ins w:id="1161" w:author="Gaetan Gaudard" w:date="2020-05-30T20:52:00Z">
        <w:r w:rsidR="00A52342" w:rsidRPr="00590E43">
          <w:rPr>
            <w:rFonts w:asciiTheme="minorHAnsi" w:hAnsiTheme="minorHAnsi" w:cstheme="minorHAnsi"/>
          </w:rPr>
          <w:t xml:space="preserve">un </w:t>
        </w:r>
      </w:ins>
      <w:ins w:id="1162" w:author="Gaetan Gaudard" w:date="2020-05-30T20:51:00Z">
        <w:r w:rsidR="00A52342" w:rsidRPr="00590E43">
          <w:rPr>
            <w:rFonts w:asciiTheme="minorHAnsi" w:hAnsiTheme="minorHAnsi" w:cstheme="minorHAnsi"/>
          </w:rPr>
          <w:t>problème</w:t>
        </w:r>
      </w:ins>
      <w:ins w:id="1163" w:author="Gaetan Gaudard" w:date="2020-05-30T20:39:00Z">
        <w:r w:rsidR="00A72372" w:rsidRPr="00590E43">
          <w:rPr>
            <w:rFonts w:asciiTheme="minorHAnsi" w:hAnsiTheme="minorHAnsi" w:cstheme="minorHAnsi"/>
          </w:rPr>
          <w:t>. En effet, sur la surface présentée ci-contre, les barres du milieu apparaissent plus larges que les barres des côtés car la surface est bombée. Pour nous affranchir de cette limite, on considère à chaque ligne les trois groupes de barres élémentaires, sur les côtés et au centre, puis on effectue une interpolation polynomiale (</w:t>
        </w:r>
        <w:proofErr w:type="spellStart"/>
        <w:r w:rsidR="00A72372" w:rsidRPr="00590E43">
          <w:rPr>
            <w:rFonts w:asciiTheme="minorHAnsi" w:hAnsiTheme="minorHAnsi" w:cstheme="minorHAnsi"/>
          </w:rPr>
          <w:t>polyfit</w:t>
        </w:r>
      </w:ins>
      <w:proofErr w:type="spellEnd"/>
      <w:ins w:id="1164" w:author="Gaetan Gaudard" w:date="2020-05-30T20:53:00Z">
        <w:r w:rsidR="00A52342" w:rsidRPr="00590E43">
          <w:rPr>
            <w:rFonts w:asciiTheme="minorHAnsi" w:hAnsiTheme="minorHAnsi" w:cstheme="minorHAnsi"/>
          </w:rPr>
          <w:t>()</w:t>
        </w:r>
      </w:ins>
      <w:ins w:id="1165" w:author="Gaetan Gaudard" w:date="2020-05-30T20:39:00Z">
        <w:r w:rsidR="00A72372" w:rsidRPr="00590E43">
          <w:rPr>
            <w:rFonts w:asciiTheme="minorHAnsi" w:hAnsiTheme="minorHAnsi" w:cstheme="minorHAnsi"/>
          </w:rPr>
          <w:t>) nous indiquant la taille d’une barre élémentaire en fonction de la position sur la ligne. Ainsi, l’image ci-</w:t>
        </w:r>
      </w:ins>
      <w:r>
        <w:rPr>
          <w:rFonts w:asciiTheme="minorHAnsi" w:hAnsiTheme="minorHAnsi" w:cstheme="minorHAnsi"/>
        </w:rPr>
        <w:t>contre</w:t>
      </w:r>
      <w:ins w:id="1166" w:author="Gaetan Gaudard" w:date="2020-05-30T20:39:00Z">
        <w:r w:rsidR="00A72372" w:rsidRPr="00590E43">
          <w:rPr>
            <w:rFonts w:asciiTheme="minorHAnsi" w:hAnsiTheme="minorHAnsi" w:cstheme="minorHAnsi"/>
          </w:rPr>
          <w:t xml:space="preserve"> a pu être </w:t>
        </w:r>
      </w:ins>
      <w:ins w:id="1167" w:author="Gaetan Gaudard" w:date="2020-05-30T20:53:00Z">
        <w:r w:rsidR="00A52342" w:rsidRPr="00590E43">
          <w:rPr>
            <w:rFonts w:asciiTheme="minorHAnsi" w:hAnsiTheme="minorHAnsi" w:cstheme="minorHAnsi"/>
          </w:rPr>
          <w:t>décodée</w:t>
        </w:r>
      </w:ins>
      <w:r w:rsidR="006C50CF">
        <w:rPr>
          <w:rFonts w:asciiTheme="minorHAnsi" w:hAnsiTheme="minorHAnsi" w:cstheme="minorHAnsi"/>
        </w:rPr>
        <w:t>.</w:t>
      </w:r>
    </w:p>
    <w:p w14:paraId="776C794F" w14:textId="06492863" w:rsidR="00121227" w:rsidRDefault="00524FA1" w:rsidP="00121227">
      <w:pPr>
        <w:pStyle w:val="MonParagraphe"/>
        <w:rPr>
          <w:rFonts w:asciiTheme="minorHAnsi" w:hAnsiTheme="minorHAnsi" w:cstheme="minorHAnsi"/>
        </w:rPr>
      </w:pPr>
      <w:r w:rsidRPr="00590E43">
        <w:rPr>
          <w:rFonts w:asciiTheme="minorHAnsi" w:hAnsiTheme="minorHAnsi" w:cstheme="minorHAnsi"/>
          <w:kern w:val="0"/>
        </w:rPr>
        <w:t>Un second écueil est engendré par les photos prises de biais. Pour le contourner, nous avons essayé</w:t>
      </w:r>
      <w:r w:rsidR="006C50CF">
        <w:rPr>
          <w:rFonts w:asciiTheme="minorHAnsi" w:hAnsiTheme="minorHAnsi" w:cstheme="minorHAnsi"/>
          <w:kern w:val="0"/>
        </w:rPr>
        <w:t xml:space="preserve">, </w:t>
      </w:r>
      <w:r w:rsidRPr="00590E43">
        <w:rPr>
          <w:rFonts w:asciiTheme="minorHAnsi" w:hAnsiTheme="minorHAnsi" w:cstheme="minorHAnsi"/>
          <w:kern w:val="0"/>
        </w:rPr>
        <w:t xml:space="preserve">dans notre fonction </w:t>
      </w:r>
      <w:proofErr w:type="spellStart"/>
      <w:r w:rsidRPr="00590E43">
        <w:rPr>
          <w:rFonts w:asciiTheme="minorHAnsi" w:hAnsiTheme="minorHAnsi" w:cstheme="minorHAnsi"/>
          <w:kern w:val="0"/>
        </w:rPr>
        <w:t>Redresse.m</w:t>
      </w:r>
      <w:proofErr w:type="spellEnd"/>
      <w:r w:rsidR="006C50CF">
        <w:rPr>
          <w:rFonts w:asciiTheme="minorHAnsi" w:hAnsiTheme="minorHAnsi" w:cstheme="minorHAnsi"/>
          <w:kern w:val="0"/>
        </w:rPr>
        <w:t xml:space="preserve">, </w:t>
      </w:r>
      <w:r w:rsidRPr="00590E43">
        <w:rPr>
          <w:rFonts w:asciiTheme="minorHAnsi" w:hAnsiTheme="minorHAnsi" w:cstheme="minorHAnsi"/>
          <w:kern w:val="0"/>
        </w:rPr>
        <w:t>de projeter les codes-barres pour corriger leur distorsion. Pour ce faire, nous recherchons à l’aide des barycentres des régions</w:t>
      </w:r>
      <w:r w:rsidR="006C50CF">
        <w:rPr>
          <w:rFonts w:asciiTheme="minorHAnsi" w:hAnsiTheme="minorHAnsi" w:cstheme="minorHAnsi"/>
          <w:kern w:val="0"/>
        </w:rPr>
        <w:t>,</w:t>
      </w:r>
      <w:r w:rsidRPr="00590E43">
        <w:rPr>
          <w:rFonts w:asciiTheme="minorHAnsi" w:hAnsiTheme="minorHAnsi" w:cstheme="minorHAnsi"/>
          <w:kern w:val="0"/>
        </w:rPr>
        <w:t xml:space="preserve"> les deux barres extrêmes du code. Ensuite, grâce aux propriétés de ces régions limites, nous déterminons la position des quatre coins du code que nous projetons sur un rectangle pour revenir à une vue de face du code. Pour cela, nous utilisons </w:t>
      </w:r>
      <w:proofErr w:type="spellStart"/>
      <w:r w:rsidRPr="00590E43">
        <w:rPr>
          <w:rFonts w:asciiTheme="minorHAnsi" w:hAnsiTheme="minorHAnsi" w:cstheme="minorHAnsi"/>
          <w:kern w:val="0"/>
        </w:rPr>
        <w:t>fitgeotrans</w:t>
      </w:r>
      <w:proofErr w:type="spellEnd"/>
      <w:r w:rsidRPr="00590E43">
        <w:rPr>
          <w:rFonts w:asciiTheme="minorHAnsi" w:hAnsiTheme="minorHAnsi" w:cstheme="minorHAnsi"/>
          <w:kern w:val="0"/>
        </w:rPr>
        <w:t>() en mode projectif (un mode linéaire ne fonctionne que si l’angle de</w:t>
      </w:r>
      <w:r w:rsidRPr="00524FA1">
        <w:rPr>
          <w:rFonts w:ascii="Arial" w:hAnsi="Arial" w:cs="Arial"/>
          <w:kern w:val="0"/>
        </w:rPr>
        <w:t xml:space="preserve"> </w:t>
      </w:r>
      <w:r w:rsidRPr="00590E43">
        <w:rPr>
          <w:rFonts w:asciiTheme="minorHAnsi" w:hAnsiTheme="minorHAnsi" w:cstheme="minorHAnsi"/>
          <w:kern w:val="0"/>
        </w:rPr>
        <w:t xml:space="preserve">projection est faible). Ci-contre, nous représentons en bleu claire l’espace de départ qui </w:t>
      </w:r>
      <w:r w:rsidRPr="00590E43">
        <w:rPr>
          <w:rFonts w:asciiTheme="minorHAnsi" w:hAnsiTheme="minorHAnsi" w:cstheme="minorHAnsi"/>
        </w:rPr>
        <w:t>sera projeté dans un rectangle, le résultat de la projection se trouve à droite et rend le code parfaitement lisible.</w:t>
      </w:r>
    </w:p>
    <w:p w14:paraId="3F9F12B7" w14:textId="77777777" w:rsidR="006E206A" w:rsidRPr="00590E43" w:rsidRDefault="006E206A" w:rsidP="00121227">
      <w:pPr>
        <w:pStyle w:val="MonParagraphe"/>
        <w:rPr>
          <w:rFonts w:asciiTheme="minorHAnsi" w:hAnsiTheme="minorHAnsi" w:cstheme="minorHAnsi"/>
          <w:kern w:val="0"/>
        </w:rPr>
      </w:pPr>
    </w:p>
    <w:p w14:paraId="7DBA1F79" w14:textId="2CA27956" w:rsidR="00524FA1" w:rsidRDefault="00524FA1" w:rsidP="00121227">
      <w:pPr>
        <w:pStyle w:val="MonParagraphe"/>
        <w:jc w:val="center"/>
        <w:rPr>
          <w:rFonts w:ascii="Arial" w:hAnsi="Arial" w:cs="Arial"/>
          <w:kern w:val="0"/>
        </w:rPr>
      </w:pPr>
      <w:r w:rsidRPr="00524FA1">
        <w:rPr>
          <w:rFonts w:ascii="Arial" w:hAnsi="Arial" w:cs="Arial"/>
          <w:kern w:val="0"/>
        </w:rPr>
        <w:t> </w:t>
      </w:r>
      <w:r w:rsidRPr="00524FA1">
        <w:rPr>
          <w:rFonts w:ascii="Times New Roman" w:hAnsi="Times New Roman"/>
          <w:noProof/>
          <w:kern w:val="0"/>
          <w:bdr w:val="none" w:sz="0" w:space="0" w:color="auto" w:frame="1"/>
        </w:rPr>
        <w:drawing>
          <wp:inline distT="0" distB="0" distL="0" distR="0" wp14:anchorId="4528B4FD" wp14:editId="1F1C317A">
            <wp:extent cx="2819400" cy="144780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3">
                      <a:extLst>
                        <a:ext uri="{28A0092B-C50C-407E-A947-70E740481C1C}">
                          <a14:useLocalDpi xmlns:a14="http://schemas.microsoft.com/office/drawing/2010/main" val="0"/>
                        </a:ext>
                      </a:extLst>
                    </a:blip>
                    <a:srcRect l="13022" t="27929" r="37808" b="27101"/>
                    <a:stretch/>
                  </pic:blipFill>
                  <pic:spPr bwMode="auto">
                    <a:xfrm>
                      <a:off x="0" y="0"/>
                      <a:ext cx="2819400" cy="1447800"/>
                    </a:xfrm>
                    <a:prstGeom prst="rect">
                      <a:avLst/>
                    </a:prstGeom>
                    <a:noFill/>
                    <a:ln>
                      <a:noFill/>
                    </a:ln>
                    <a:extLst>
                      <a:ext uri="{53640926-AAD7-44D8-BBD7-CCE9431645EC}">
                        <a14:shadowObscured xmlns:a14="http://schemas.microsoft.com/office/drawing/2010/main"/>
                      </a:ext>
                    </a:extLst>
                  </pic:spPr>
                </pic:pic>
              </a:graphicData>
            </a:graphic>
          </wp:inline>
        </w:drawing>
      </w:r>
    </w:p>
    <w:p w14:paraId="70159DC6" w14:textId="2A972474" w:rsidR="00121227" w:rsidRPr="00524FA1" w:rsidRDefault="00121227" w:rsidP="00121227">
      <w:pPr>
        <w:pStyle w:val="Figure"/>
      </w:pPr>
      <w:r>
        <w:t>Figure 1</w:t>
      </w:r>
      <w:r w:rsidR="006C50CF">
        <w:t>6</w:t>
      </w:r>
      <w:r>
        <w:t> : Code-barres penché, avant et après binarisation et redressement</w:t>
      </w:r>
    </w:p>
    <w:p w14:paraId="68564EFA" w14:textId="77777777" w:rsidR="00524FA1" w:rsidRPr="00524FA1" w:rsidRDefault="00524FA1" w:rsidP="00524FA1">
      <w:pPr>
        <w:pStyle w:val="MonParagraphe"/>
        <w:rPr>
          <w:rFonts w:ascii="Times New Roman" w:hAnsi="Times New Roman"/>
          <w:kern w:val="0"/>
        </w:rPr>
      </w:pPr>
    </w:p>
    <w:p w14:paraId="0C3BF029" w14:textId="0109AEB9" w:rsidR="006C50CF" w:rsidRPr="00AE414E" w:rsidRDefault="006C50CF" w:rsidP="006C50CF">
      <w:pPr>
        <w:pStyle w:val="MonParagraphe"/>
        <w:rPr>
          <w:rFonts w:asciiTheme="minorHAnsi" w:hAnsiTheme="minorHAnsi" w:cstheme="minorHAnsi"/>
          <w:kern w:val="0"/>
        </w:rPr>
      </w:pPr>
      <w:r w:rsidRPr="006C50CF">
        <w:rPr>
          <w:rFonts w:asciiTheme="minorHAnsi" w:hAnsiTheme="minorHAnsi" w:cstheme="minorHAnsi"/>
          <w:noProof/>
          <w:kern w:val="0"/>
        </w:rPr>
        <w:lastRenderedPageBreak/>
        <mc:AlternateContent>
          <mc:Choice Requires="wps">
            <w:drawing>
              <wp:anchor distT="0" distB="0" distL="114300" distR="114300" simplePos="0" relativeHeight="251672577" behindDoc="0" locked="0" layoutInCell="1" allowOverlap="1" wp14:anchorId="56838738" wp14:editId="38BBDE73">
                <wp:simplePos x="0" y="0"/>
                <wp:positionH relativeFrom="margin">
                  <wp:align>right</wp:align>
                </wp:positionH>
                <wp:positionV relativeFrom="paragraph">
                  <wp:posOffset>375920</wp:posOffset>
                </wp:positionV>
                <wp:extent cx="2357120" cy="2677160"/>
                <wp:effectExtent l="0" t="0" r="5080" b="1270"/>
                <wp:wrapSquare wrapText="bothSides"/>
                <wp:docPr id="3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57120" cy="2677160"/>
                        </a:xfrm>
                        <a:prstGeom prst="rect">
                          <a:avLst/>
                        </a:prstGeom>
                        <a:solidFill>
                          <a:srgbClr val="FFFFFF"/>
                        </a:solidFill>
                        <a:ln w="9525">
                          <a:noFill/>
                          <a:miter lim="800000"/>
                          <a:headEnd/>
                          <a:tailEnd/>
                        </a:ln>
                      </wps:spPr>
                      <wps:txbx>
                        <w:txbxContent>
                          <w:p w14:paraId="195A9FEE" w14:textId="0336B191" w:rsidR="006C50CF" w:rsidRDefault="006C50CF" w:rsidP="002241CA">
                            <w:pPr>
                              <w:pStyle w:val="MonParagraphe"/>
                              <w:ind w:firstLine="0"/>
                              <w:jc w:val="center"/>
                              <w:rPr>
                                <w:i/>
                                <w:iCs/>
                                <w:color w:val="1F3864" w:themeColor="accent1" w:themeShade="80"/>
                              </w:rPr>
                            </w:pPr>
                            <w:r>
                              <w:rPr>
                                <w:noProof/>
                              </w:rPr>
                              <w:drawing>
                                <wp:inline distT="0" distB="0" distL="0" distR="0" wp14:anchorId="6446AB44" wp14:editId="06253443">
                                  <wp:extent cx="1287780" cy="1005840"/>
                                  <wp:effectExtent l="0" t="0" r="7620" b="3810"/>
                                  <wp:docPr id="25" name="Image 25"/>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rotWithShape="1">
                                          <a:blip r:embed="rId34">
                                            <a:extLst>
                                              <a:ext uri="{28A0092B-C50C-407E-A947-70E740481C1C}">
                                                <a14:useLocalDpi xmlns:a14="http://schemas.microsoft.com/office/drawing/2010/main" val="0"/>
                                              </a:ext>
                                            </a:extLst>
                                          </a:blip>
                                          <a:srcRect l="13073" t="36041" r="65885" b="34771"/>
                                          <a:stretch/>
                                        </pic:blipFill>
                                        <pic:spPr bwMode="auto">
                                          <a:xfrm>
                                            <a:off x="0" y="0"/>
                                            <a:ext cx="1287780" cy="1005840"/>
                                          </a:xfrm>
                                          <a:prstGeom prst="rect">
                                            <a:avLst/>
                                          </a:prstGeom>
                                          <a:noFill/>
                                          <a:ln>
                                            <a:noFill/>
                                          </a:ln>
                                          <a:extLst>
                                            <a:ext uri="{53640926-AAD7-44D8-BBD7-CCE9431645EC}">
                                              <a14:shadowObscured xmlns:a14="http://schemas.microsoft.com/office/drawing/2010/main"/>
                                            </a:ext>
                                          </a:extLst>
                                        </pic:spPr>
                                      </pic:pic>
                                    </a:graphicData>
                                  </a:graphic>
                                </wp:inline>
                              </w:drawing>
                            </w:r>
                          </w:p>
                          <w:p w14:paraId="44B62F53" w14:textId="67C79126" w:rsidR="006C50CF" w:rsidRPr="006C50CF" w:rsidRDefault="006C50CF" w:rsidP="00F4529E">
                            <w:pPr>
                              <w:pStyle w:val="MonParagraphe"/>
                              <w:ind w:firstLine="0"/>
                              <w:jc w:val="center"/>
                              <w:rPr>
                                <w:b/>
                                <w:bCs/>
                                <w:i/>
                                <w:color w:val="004586"/>
                                <w:sz w:val="20"/>
                                <w:szCs w:val="20"/>
                              </w:rPr>
                            </w:pPr>
                            <w:r w:rsidRPr="006C50CF">
                              <w:rPr>
                                <w:b/>
                                <w:bCs/>
                                <w:i/>
                                <w:color w:val="004586"/>
                                <w:sz w:val="20"/>
                                <w:szCs w:val="20"/>
                              </w:rPr>
                              <w:t>Figure 1</w:t>
                            </w:r>
                            <w:r>
                              <w:rPr>
                                <w:b/>
                                <w:bCs/>
                                <w:i/>
                                <w:color w:val="004586"/>
                                <w:sz w:val="20"/>
                                <w:szCs w:val="20"/>
                              </w:rPr>
                              <w:t>7</w:t>
                            </w:r>
                            <w:r w:rsidRPr="006C50CF">
                              <w:rPr>
                                <w:b/>
                                <w:bCs/>
                                <w:i/>
                                <w:color w:val="004586"/>
                                <w:sz w:val="20"/>
                                <w:szCs w:val="20"/>
                              </w:rPr>
                              <w:t xml:space="preserve"> : </w:t>
                            </w:r>
                            <w:r>
                              <w:rPr>
                                <w:b/>
                                <w:bCs/>
                                <w:i/>
                                <w:color w:val="004586"/>
                                <w:sz w:val="20"/>
                                <w:szCs w:val="20"/>
                              </w:rPr>
                              <w:t>Exemple de code-barres rayé</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w14:anchorId="56838738" id="_x0000_s1030" type="#_x0000_t202" style="position:absolute;left:0;text-align:left;margin-left:134.4pt;margin-top:29.6pt;width:185.6pt;height:210.8pt;z-index:251672577;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" stroked="f">
                <v:textbox style="mso-fit-shape-to-text:t">
                  <w:txbxContent>
                    <w:p w14:paraId="195A9FEE" w14:textId="0336B191" w:rsidR="006C50CF" w:rsidRDefault="006C50CF" w:rsidP="002241CA">
                      <w:pPr>
                        <w:pStyle w:val="MonParagraphe"/>
                        <w:ind w:firstLine="0"/>
                        <w:jc w:val="center"/>
                        <w:rPr>
                          <w:i/>
                          <w:iCs/>
                          <w:color w:val="1F3864" w:themeColor="accent1" w:themeShade="80"/>
                        </w:rPr>
                      </w:pPr>
                      <w:r>
                        <w:rPr>
                          <w:noProof/>
                        </w:rPr>
                        <w:drawing>
                          <wp:inline distT="0" distB="0" distL="0" distR="0" wp14:anchorId="6446AB44" wp14:editId="06253443">
                            <wp:extent cx="1287780" cy="1005840"/>
                            <wp:effectExtent l="0" t="0" r="7620" b="3810"/>
                            <wp:docPr id="25" name="Image 25"/>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rotWithShape="1">
                                    <a:blip r:embed="rId34">
                                      <a:extLst>
                                        <a:ext uri="{28A0092B-C50C-407E-A947-70E740481C1C}">
                                          <a14:useLocalDpi xmlns:a14="http://schemas.microsoft.com/office/drawing/2010/main" val="0"/>
                                        </a:ext>
                                      </a:extLst>
                                    </a:blip>
                                    <a:srcRect l="13073" t="36041" r="65885" b="34771"/>
                                    <a:stretch/>
                                  </pic:blipFill>
                                  <pic:spPr bwMode="auto">
                                    <a:xfrm>
                                      <a:off x="0" y="0"/>
                                      <a:ext cx="1287780" cy="1005840"/>
                                    </a:xfrm>
                                    <a:prstGeom prst="rect">
                                      <a:avLst/>
                                    </a:prstGeom>
                                    <a:noFill/>
                                    <a:ln>
                                      <a:noFill/>
                                    </a:ln>
                                    <a:extLst>
                                      <a:ext uri="{53640926-AAD7-44D8-BBD7-CCE9431645EC}">
                                        <a14:shadowObscured xmlns:a14="http://schemas.microsoft.com/office/drawing/2010/main"/>
                                      </a:ext>
                                    </a:extLst>
                                  </pic:spPr>
                                </pic:pic>
                              </a:graphicData>
                            </a:graphic>
                          </wp:inline>
                        </w:drawing>
                      </w:r>
                    </w:p>
                    <w:p w14:paraId="44B62F53" w14:textId="67C79126" w:rsidR="006C50CF" w:rsidRPr="006C50CF" w:rsidRDefault="006C50CF" w:rsidP="00F4529E">
                      <w:pPr>
                        <w:pStyle w:val="MonParagraphe"/>
                        <w:ind w:firstLine="0"/>
                        <w:jc w:val="center"/>
                        <w:rPr>
                          <w:b/>
                          <w:bCs/>
                          <w:i/>
                          <w:color w:val="004586"/>
                          <w:sz w:val="20"/>
                          <w:szCs w:val="20"/>
                        </w:rPr>
                      </w:pPr>
                      <w:r w:rsidRPr="006C50CF">
                        <w:rPr>
                          <w:b/>
                          <w:bCs/>
                          <w:i/>
                          <w:color w:val="004586"/>
                          <w:sz w:val="20"/>
                          <w:szCs w:val="20"/>
                        </w:rPr>
                        <w:t>Figure 1</w:t>
                      </w:r>
                      <w:r>
                        <w:rPr>
                          <w:b/>
                          <w:bCs/>
                          <w:i/>
                          <w:color w:val="004586"/>
                          <w:sz w:val="20"/>
                          <w:szCs w:val="20"/>
                        </w:rPr>
                        <w:t>7</w:t>
                      </w:r>
                      <w:r w:rsidRPr="006C50CF">
                        <w:rPr>
                          <w:b/>
                          <w:bCs/>
                          <w:i/>
                          <w:color w:val="004586"/>
                          <w:sz w:val="20"/>
                          <w:szCs w:val="20"/>
                        </w:rPr>
                        <w:t xml:space="preserve"> : </w:t>
                      </w:r>
                      <w:r>
                        <w:rPr>
                          <w:b/>
                          <w:bCs/>
                          <w:i/>
                          <w:color w:val="004586"/>
                          <w:sz w:val="20"/>
                          <w:szCs w:val="20"/>
                        </w:rPr>
                        <w:t>Exemple de code-barres rayé</w:t>
                      </w:r>
                    </w:p>
                  </w:txbxContent>
                </v:textbox>
                <w10:wrap type="square" anchorx="margin"/>
              </v:shape>
            </w:pict>
          </mc:Fallback>
        </mc:AlternateContent>
      </w:r>
      <w:r w:rsidR="00524FA1" w:rsidRPr="00590E43">
        <w:rPr>
          <w:rFonts w:asciiTheme="minorHAnsi" w:hAnsiTheme="minorHAnsi" w:cstheme="minorHAnsi"/>
          <w:kern w:val="0"/>
        </w:rPr>
        <w:t xml:space="preserve">Cette fonction nous permet d’élargir largement le spectre des images décodées par notre algorithme. Cependant, elle est limitée. En effet, à partir d’un angle limite (lié à la résolution spatiale de l’image), deux barres successives se trouvent </w:t>
      </w:r>
      <w:r w:rsidR="00121227" w:rsidRPr="00590E43">
        <w:rPr>
          <w:rFonts w:asciiTheme="minorHAnsi" w:hAnsiTheme="minorHAnsi" w:cstheme="minorHAnsi"/>
          <w:kern w:val="0"/>
        </w:rPr>
        <w:t>confondues :</w:t>
      </w:r>
      <w:r w:rsidR="00524FA1" w:rsidRPr="00590E43">
        <w:rPr>
          <w:rFonts w:asciiTheme="minorHAnsi" w:hAnsiTheme="minorHAnsi" w:cstheme="minorHAnsi"/>
          <w:kern w:val="0"/>
        </w:rPr>
        <w:t xml:space="preserve"> même en projetant, il est impossible de décoder l’image. Une seconde limite à la projection est liée à la détection des angles du code-barres. Il arrive que le pré-traitement entraîne la disparition de certaines portions de barres ou qu’une barre se retrouve scindée en deux morceaux (si le code est rayé </w:t>
      </w:r>
      <w:r w:rsidR="00121227" w:rsidRPr="00590E43">
        <w:rPr>
          <w:rFonts w:asciiTheme="minorHAnsi" w:hAnsiTheme="minorHAnsi" w:cstheme="minorHAnsi"/>
          <w:kern w:val="0"/>
        </w:rPr>
        <w:t>comme</w:t>
      </w:r>
      <w:r>
        <w:rPr>
          <w:rFonts w:asciiTheme="minorHAnsi" w:hAnsiTheme="minorHAnsi" w:cstheme="minorHAnsi"/>
          <w:kern w:val="0"/>
        </w:rPr>
        <w:t xml:space="preserve"> sur la figure 17</w:t>
      </w:r>
      <w:r w:rsidR="00524FA1" w:rsidRPr="00590E43">
        <w:rPr>
          <w:rFonts w:asciiTheme="minorHAnsi" w:hAnsiTheme="minorHAnsi" w:cstheme="minorHAnsi"/>
          <w:kern w:val="0"/>
        </w:rPr>
        <w:t>). Dans ce cas, on ne trouvera pas les angles du code et la projection ne permettra aucune amélioration.</w:t>
      </w:r>
    </w:p>
    <w:p w14:paraId="564C0414" w14:textId="24EC7CEE" w:rsidR="00121227" w:rsidRPr="00590E43" w:rsidRDefault="00524FA1" w:rsidP="00524FA1">
      <w:pPr>
        <w:pStyle w:val="MonParagraphe"/>
        <w:rPr>
          <w:rFonts w:asciiTheme="minorHAnsi" w:hAnsiTheme="minorHAnsi" w:cstheme="minorHAnsi"/>
          <w:kern w:val="0"/>
        </w:rPr>
      </w:pPr>
      <w:r w:rsidRPr="00590E43">
        <w:rPr>
          <w:rFonts w:asciiTheme="minorHAnsi" w:hAnsiTheme="minorHAnsi" w:cstheme="minorHAnsi"/>
          <w:kern w:val="0"/>
        </w:rPr>
        <w:t>Un dernier écueil est celui de la rayure transversale. Dans le cas d’une rayure noire sur le code-barres (coup de crayon, tâche), les barres se retrouvent liées et le traitement sur les régions ne fonctionne plus. Ce n’est que peu préoccupant car ce genre de rayures est rare. En revanche, nous avons souvent trouvé des codes rayés par le frottement. Dans ce cas, la rayure est blanche et coupe les barres en deux. Lorsqu’on lit le code-barres ligne par ligne, la rayure change la valeur d’un pixel noir qui devient blanc et la ligne devient indéchiffrable. Dans le cas où la rayure couvre toutes les lignes, alors le code est indéchiffrable. Pour pallier les rayures, nous avons créé (à partir d’une idée proposée sur le forum d’échanges Matlab</w:t>
      </w:r>
      <w:r w:rsidR="006C50CF">
        <w:rPr>
          <w:rFonts w:asciiTheme="minorHAnsi" w:hAnsiTheme="minorHAnsi" w:cstheme="minorHAnsi"/>
          <w:kern w:val="0"/>
        </w:rPr>
        <w:t xml:space="preserve"> </w:t>
      </w:r>
      <w:proofErr w:type="spellStart"/>
      <w:r w:rsidR="006C50CF">
        <w:rPr>
          <w:rFonts w:asciiTheme="minorHAnsi" w:hAnsiTheme="minorHAnsi" w:cstheme="minorHAnsi"/>
          <w:kern w:val="0"/>
        </w:rPr>
        <w:t>Ref</w:t>
      </w:r>
      <w:proofErr w:type="spellEnd"/>
      <w:r w:rsidR="006C50CF">
        <w:rPr>
          <w:rFonts w:asciiTheme="minorHAnsi" w:hAnsiTheme="minorHAnsi" w:cstheme="minorHAnsi"/>
          <w:kern w:val="0"/>
        </w:rPr>
        <w:t>[5]</w:t>
      </w:r>
      <w:r w:rsidRPr="00590E43">
        <w:rPr>
          <w:rFonts w:asciiTheme="minorHAnsi" w:hAnsiTheme="minorHAnsi" w:cstheme="minorHAnsi"/>
          <w:kern w:val="0"/>
        </w:rPr>
        <w:t xml:space="preserve">) une fonction définissant la couleur des colonnes. Pour chaque colonne, on compte le nombre de pixels blancs et noirs. La couleur possédant une majorité de pixels l’emporte et la colonne devient unie. De ce fait, une petite rayure blanche se verra absorbée par les </w:t>
      </w:r>
      <w:r w:rsidR="006E1AE2" w:rsidRPr="00590E43">
        <w:rPr>
          <w:rFonts w:asciiTheme="minorHAnsi" w:hAnsiTheme="minorHAnsi" w:cstheme="minorHAnsi"/>
          <w:kern w:val="0"/>
        </w:rPr>
        <w:t>colonnes majoritairement noires. O</w:t>
      </w:r>
      <w:r w:rsidRPr="00590E43">
        <w:rPr>
          <w:rFonts w:asciiTheme="minorHAnsi" w:hAnsiTheme="minorHAnsi" w:cstheme="minorHAnsi"/>
          <w:kern w:val="0"/>
        </w:rPr>
        <w:t>n travaille sur des images en couleurs inversées,</w:t>
      </w:r>
      <w:r w:rsidR="006E1AE2" w:rsidRPr="00590E43">
        <w:rPr>
          <w:rFonts w:asciiTheme="minorHAnsi" w:hAnsiTheme="minorHAnsi" w:cstheme="minorHAnsi"/>
          <w:kern w:val="0"/>
        </w:rPr>
        <w:t xml:space="preserve"> c’est pour cela que les tâches sont noires sur l’exemple ci-dessous</w:t>
      </w:r>
      <w:r w:rsidRPr="00590E43">
        <w:rPr>
          <w:rFonts w:asciiTheme="minorHAnsi" w:hAnsiTheme="minorHAnsi" w:cstheme="minorHAnsi"/>
          <w:kern w:val="0"/>
        </w:rPr>
        <w:t xml:space="preserve"> </w:t>
      </w:r>
      <w:r w:rsidR="00AE2BA3" w:rsidRPr="00590E43">
        <w:rPr>
          <w:rFonts w:asciiTheme="minorHAnsi" w:hAnsiTheme="minorHAnsi" w:cstheme="minorHAnsi"/>
          <w:kern w:val="0"/>
        </w:rPr>
        <w:t>(</w:t>
      </w:r>
      <w:r w:rsidR="006C50CF">
        <w:rPr>
          <w:rFonts w:asciiTheme="minorHAnsi" w:hAnsiTheme="minorHAnsi" w:cstheme="minorHAnsi"/>
          <w:kern w:val="0"/>
        </w:rPr>
        <w:t>figure</w:t>
      </w:r>
      <w:r w:rsidR="00AE2BA3" w:rsidRPr="00590E43">
        <w:rPr>
          <w:rFonts w:asciiTheme="minorHAnsi" w:hAnsiTheme="minorHAnsi" w:cstheme="minorHAnsi"/>
          <w:kern w:val="0"/>
        </w:rPr>
        <w:t xml:space="preserve"> 1</w:t>
      </w:r>
      <w:r w:rsidR="006C50CF">
        <w:rPr>
          <w:rFonts w:asciiTheme="minorHAnsi" w:hAnsiTheme="minorHAnsi" w:cstheme="minorHAnsi"/>
          <w:kern w:val="0"/>
        </w:rPr>
        <w:t>8</w:t>
      </w:r>
      <w:r w:rsidR="00AE2BA3" w:rsidRPr="00590E43">
        <w:rPr>
          <w:rFonts w:asciiTheme="minorHAnsi" w:hAnsiTheme="minorHAnsi" w:cstheme="minorHAnsi"/>
          <w:kern w:val="0"/>
        </w:rPr>
        <w:t xml:space="preserve">) </w:t>
      </w:r>
      <w:r w:rsidRPr="00590E43">
        <w:rPr>
          <w:rFonts w:asciiTheme="minorHAnsi" w:hAnsiTheme="minorHAnsi" w:cstheme="minorHAnsi"/>
          <w:kern w:val="0"/>
        </w:rPr>
        <w:t>mais l’idée reste la même</w:t>
      </w:r>
      <w:r w:rsidR="006E1AE2" w:rsidRPr="00590E43">
        <w:rPr>
          <w:rFonts w:asciiTheme="minorHAnsi" w:hAnsiTheme="minorHAnsi" w:cstheme="minorHAnsi"/>
          <w:kern w:val="0"/>
        </w:rPr>
        <w:t> !</w:t>
      </w:r>
      <w:r w:rsidRPr="00590E43">
        <w:rPr>
          <w:rFonts w:asciiTheme="minorHAnsi" w:hAnsiTheme="minorHAnsi" w:cstheme="minorHAnsi"/>
          <w:kern w:val="0"/>
        </w:rPr>
        <w:t xml:space="preserve"> Mais une fois encore, la solution n’est pas garantie dans tous les </w:t>
      </w:r>
      <w:r w:rsidR="006E1AE2" w:rsidRPr="00590E43">
        <w:rPr>
          <w:rFonts w:asciiTheme="minorHAnsi" w:hAnsiTheme="minorHAnsi" w:cstheme="minorHAnsi"/>
          <w:kern w:val="0"/>
        </w:rPr>
        <w:t>cas</w:t>
      </w:r>
      <w:r w:rsidR="00AE2BA3" w:rsidRPr="00590E43">
        <w:rPr>
          <w:rFonts w:asciiTheme="minorHAnsi" w:hAnsiTheme="minorHAnsi" w:cstheme="minorHAnsi"/>
          <w:kern w:val="0"/>
        </w:rPr>
        <w:t>.</w:t>
      </w:r>
      <w:r w:rsidRPr="00590E43">
        <w:rPr>
          <w:rFonts w:asciiTheme="minorHAnsi" w:hAnsiTheme="minorHAnsi" w:cstheme="minorHAnsi"/>
          <w:kern w:val="0"/>
        </w:rPr>
        <w:t xml:space="preserve"> Il arrive que le code-barres soit mal cadré</w:t>
      </w:r>
      <w:r w:rsidR="00AE2BA3" w:rsidRPr="00590E43">
        <w:rPr>
          <w:rFonts w:asciiTheme="minorHAnsi" w:hAnsiTheme="minorHAnsi" w:cstheme="minorHAnsi"/>
          <w:kern w:val="0"/>
        </w:rPr>
        <w:t>, lorsqu’il</w:t>
      </w:r>
      <w:r w:rsidRPr="00590E43">
        <w:rPr>
          <w:rFonts w:asciiTheme="minorHAnsi" w:hAnsiTheme="minorHAnsi" w:cstheme="minorHAnsi"/>
          <w:kern w:val="0"/>
        </w:rPr>
        <w:t xml:space="preserve"> reste quelques régions en dehors du code même après filtrage. Dans ce cas, le code n’occupant pas la majeure partie de l’espace, le raisonnement colonne par colonne n’est plus valide et le code devient uni.</w:t>
      </w:r>
    </w:p>
    <w:p w14:paraId="49B9EB46" w14:textId="3BA2044B" w:rsidR="00524FA1" w:rsidRDefault="00524FA1" w:rsidP="006E206A">
      <w:pPr>
        <w:pStyle w:val="MonParagraphe"/>
        <w:jc w:val="center"/>
        <w:rPr>
          <w:rFonts w:ascii="Times New Roman" w:hAnsi="Times New Roman"/>
          <w:kern w:val="0"/>
        </w:rPr>
      </w:pPr>
      <w:r w:rsidRPr="00524FA1">
        <w:rPr>
          <w:rFonts w:ascii="Times New Roman" w:hAnsi="Times New Roman"/>
          <w:noProof/>
          <w:kern w:val="0"/>
          <w:bdr w:val="none" w:sz="0" w:space="0" w:color="auto" w:frame="1"/>
        </w:rPr>
        <w:drawing>
          <wp:inline distT="0" distB="0" distL="0" distR="0" wp14:anchorId="297758AB" wp14:editId="48C6AD70">
            <wp:extent cx="5473651" cy="1543380"/>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5">
                      <a:extLst>
                        <a:ext uri="{28A0092B-C50C-407E-A947-70E740481C1C}">
                          <a14:useLocalDpi xmlns:a14="http://schemas.microsoft.com/office/drawing/2010/main" val="0"/>
                        </a:ext>
                      </a:extLst>
                    </a:blip>
                    <a:srcRect l="12093" t="30473" r="8572" b="29763"/>
                    <a:stretch/>
                  </pic:blipFill>
                  <pic:spPr bwMode="auto">
                    <a:xfrm>
                      <a:off x="0" y="0"/>
                      <a:ext cx="5502136" cy="1551412"/>
                    </a:xfrm>
                    <a:prstGeom prst="rect">
                      <a:avLst/>
                    </a:prstGeom>
                    <a:noFill/>
                    <a:ln>
                      <a:noFill/>
                    </a:ln>
                    <a:extLst>
                      <a:ext uri="{53640926-AAD7-44D8-BBD7-CCE9431645EC}">
                        <a14:shadowObscured xmlns:a14="http://schemas.microsoft.com/office/drawing/2010/main"/>
                      </a:ext>
                    </a:extLst>
                  </pic:spPr>
                </pic:pic>
              </a:graphicData>
            </a:graphic>
          </wp:inline>
        </w:drawing>
      </w:r>
    </w:p>
    <w:p w14:paraId="7C83AF26" w14:textId="433CE8B0" w:rsidR="00524FA1" w:rsidRPr="00AE2BA3" w:rsidRDefault="00AE2BA3" w:rsidP="00AE2BA3">
      <w:pPr>
        <w:pStyle w:val="Figure"/>
      </w:pPr>
      <w:r>
        <w:t>Figure 1</w:t>
      </w:r>
      <w:r w:rsidR="006C50CF">
        <w:t>8</w:t>
      </w:r>
      <w:r>
        <w:t> : Exemple d’application du moyennage sur les colonnes</w:t>
      </w:r>
    </w:p>
    <w:p w14:paraId="23345566" w14:textId="77777777" w:rsidR="006C50CF" w:rsidRDefault="006C50CF" w:rsidP="00524FA1">
      <w:pPr>
        <w:pStyle w:val="MonParagraphe"/>
        <w:rPr>
          <w:rFonts w:asciiTheme="minorHAnsi" w:hAnsiTheme="minorHAnsi" w:cstheme="minorHAnsi"/>
          <w:kern w:val="0"/>
        </w:rPr>
      </w:pPr>
    </w:p>
    <w:p w14:paraId="62E33306" w14:textId="12B775F1" w:rsidR="00524FA1" w:rsidRPr="00590E43" w:rsidRDefault="00524FA1" w:rsidP="006E206A">
      <w:pPr>
        <w:pStyle w:val="MonParagraphe"/>
        <w:rPr>
          <w:rFonts w:asciiTheme="minorHAnsi" w:hAnsiTheme="minorHAnsi" w:cstheme="minorHAnsi"/>
          <w:kern w:val="0"/>
        </w:rPr>
      </w:pPr>
      <w:r w:rsidRPr="00590E43">
        <w:rPr>
          <w:rFonts w:asciiTheme="minorHAnsi" w:hAnsiTheme="minorHAnsi" w:cstheme="minorHAnsi"/>
          <w:kern w:val="0"/>
        </w:rPr>
        <w:t>Pour conclure cette partie, nous présentons notre solution finale pour décoder, bien qu’elle ne soit pas fonctionnelle dans tous les cas, bien sûr. Après le traitement de l’image</w:t>
      </w:r>
      <w:r w:rsidR="00387C9D" w:rsidRPr="00590E43">
        <w:rPr>
          <w:rFonts w:asciiTheme="minorHAnsi" w:hAnsiTheme="minorHAnsi" w:cstheme="minorHAnsi"/>
          <w:kern w:val="0"/>
        </w:rPr>
        <w:t xml:space="preserve"> avec</w:t>
      </w:r>
      <w:r w:rsidRPr="00590E43">
        <w:rPr>
          <w:rFonts w:asciiTheme="minorHAnsi" w:hAnsiTheme="minorHAnsi" w:cstheme="minorHAnsi"/>
          <w:kern w:val="0"/>
        </w:rPr>
        <w:t xml:space="preserve"> les différents</w:t>
      </w:r>
      <w:r w:rsidR="00387C9D" w:rsidRPr="00590E43">
        <w:rPr>
          <w:rFonts w:asciiTheme="minorHAnsi" w:hAnsiTheme="minorHAnsi" w:cstheme="minorHAnsi"/>
          <w:kern w:val="0"/>
        </w:rPr>
        <w:t xml:space="preserve"> filtres évoqués précédemment</w:t>
      </w:r>
      <w:r w:rsidRPr="00590E43">
        <w:rPr>
          <w:rFonts w:asciiTheme="minorHAnsi" w:hAnsiTheme="minorHAnsi" w:cstheme="minorHAnsi"/>
          <w:kern w:val="0"/>
        </w:rPr>
        <w:t>, nous essayons de décoder l’image en utilisant seulement l’interpolation polynomiale pour nous affranchir des rayons de courbure des codes. Si le déchiffrage est impossible, alors on projette l’image pour redresser une potentielle vue de biais et on effectue l’homogénéisation des colonnes couleur par couleur. Nous essayons la projection sur deux images différentes, cadrées autour du code-barres grâce à la bo</w:t>
      </w:r>
      <w:r w:rsidR="00387C9D" w:rsidRPr="00590E43">
        <w:rPr>
          <w:rFonts w:asciiTheme="minorHAnsi" w:hAnsiTheme="minorHAnsi" w:cstheme="minorHAnsi"/>
          <w:kern w:val="0"/>
        </w:rPr>
        <w:t>îte</w:t>
      </w:r>
      <w:r w:rsidRPr="00590E43">
        <w:rPr>
          <w:rFonts w:asciiTheme="minorHAnsi" w:hAnsiTheme="minorHAnsi" w:cstheme="minorHAnsi"/>
          <w:kern w:val="0"/>
        </w:rPr>
        <w:t xml:space="preserve"> définie en fin de filtrage. La première est l’image finale ayant subie tous les filtres, qui risque d’avoir coupé une barre en deux. </w:t>
      </w:r>
      <w:r w:rsidR="00C2314A" w:rsidRPr="00590E43">
        <w:rPr>
          <w:rFonts w:asciiTheme="minorHAnsi" w:hAnsiTheme="minorHAnsi" w:cstheme="minorHAnsi"/>
          <w:kern w:val="0"/>
        </w:rPr>
        <w:t>La seconde</w:t>
      </w:r>
      <w:r w:rsidRPr="00590E43">
        <w:rPr>
          <w:rFonts w:asciiTheme="minorHAnsi" w:hAnsiTheme="minorHAnsi" w:cstheme="minorHAnsi"/>
          <w:kern w:val="0"/>
        </w:rPr>
        <w:t xml:space="preserve"> est l’image filtrée uniquement sur l’allongement des formes qui a conservé toutes les barres mais parfois aussi des régions en trop qui peuvent être prises comme références pour les angles du code-barres. Pour déchiffrer le code-barre, on réalise donc trois essais sur trois images différentes. </w:t>
      </w:r>
      <w:r w:rsidR="00C2314A" w:rsidRPr="00590E43">
        <w:rPr>
          <w:rFonts w:asciiTheme="minorHAnsi" w:hAnsiTheme="minorHAnsi" w:cstheme="minorHAnsi"/>
          <w:kern w:val="0"/>
        </w:rPr>
        <w:t>En effet</w:t>
      </w:r>
      <w:r w:rsidRPr="00590E43">
        <w:rPr>
          <w:rFonts w:asciiTheme="minorHAnsi" w:hAnsiTheme="minorHAnsi" w:cstheme="minorHAnsi"/>
          <w:kern w:val="0"/>
        </w:rPr>
        <w:t xml:space="preserve">, </w:t>
      </w:r>
      <w:r w:rsidR="00C2314A" w:rsidRPr="00590E43">
        <w:rPr>
          <w:rFonts w:asciiTheme="minorHAnsi" w:hAnsiTheme="minorHAnsi" w:cstheme="minorHAnsi"/>
          <w:kern w:val="0"/>
        </w:rPr>
        <w:t xml:space="preserve">on observe expérimentalement que le déchiffrage du code ne fonctionne pas toujours avec la même image parmi </w:t>
      </w:r>
      <w:r w:rsidR="00C2314A" w:rsidRPr="00590E43">
        <w:rPr>
          <w:rFonts w:asciiTheme="minorHAnsi" w:hAnsiTheme="minorHAnsi" w:cstheme="minorHAnsi"/>
          <w:kern w:val="0"/>
        </w:rPr>
        <w:lastRenderedPageBreak/>
        <w:t>les trois</w:t>
      </w:r>
      <w:r w:rsidRPr="00590E43">
        <w:rPr>
          <w:rFonts w:asciiTheme="minorHAnsi" w:hAnsiTheme="minorHAnsi" w:cstheme="minorHAnsi"/>
          <w:kern w:val="0"/>
        </w:rPr>
        <w:t>. On optimis</w:t>
      </w:r>
      <w:r w:rsidR="00C2314A" w:rsidRPr="00590E43">
        <w:rPr>
          <w:rFonts w:asciiTheme="minorHAnsi" w:hAnsiTheme="minorHAnsi" w:cstheme="minorHAnsi"/>
          <w:kern w:val="0"/>
        </w:rPr>
        <w:t>e</w:t>
      </w:r>
      <w:r w:rsidRPr="00590E43">
        <w:rPr>
          <w:rFonts w:asciiTheme="minorHAnsi" w:hAnsiTheme="minorHAnsi" w:cstheme="minorHAnsi"/>
          <w:kern w:val="0"/>
        </w:rPr>
        <w:t xml:space="preserve"> nos chances de lire le code-barres mais dans le même temps, on </w:t>
      </w:r>
      <w:r w:rsidR="00C2314A" w:rsidRPr="00590E43">
        <w:rPr>
          <w:rFonts w:asciiTheme="minorHAnsi" w:hAnsiTheme="minorHAnsi" w:cstheme="minorHAnsi"/>
          <w:kern w:val="0"/>
        </w:rPr>
        <w:t>augmente</w:t>
      </w:r>
      <w:r w:rsidRPr="00590E43">
        <w:rPr>
          <w:rFonts w:asciiTheme="minorHAnsi" w:hAnsiTheme="minorHAnsi" w:cstheme="minorHAnsi"/>
          <w:kern w:val="0"/>
        </w:rPr>
        <w:t xml:space="preserve"> le temps nécessaire à déchiffrer s’il faut essayer trois images au lieu d’une. </w:t>
      </w:r>
    </w:p>
    <w:p w14:paraId="41294E83" w14:textId="23D04710" w:rsidR="00524FA1" w:rsidRPr="00590E43" w:rsidRDefault="00C2314A" w:rsidP="00524FA1">
      <w:pPr>
        <w:pStyle w:val="MonParagraphe"/>
        <w:rPr>
          <w:rFonts w:asciiTheme="minorHAnsi" w:hAnsiTheme="minorHAnsi" w:cstheme="minorHAnsi"/>
          <w:kern w:val="0"/>
        </w:rPr>
      </w:pPr>
      <w:r w:rsidRPr="00590E43">
        <w:rPr>
          <w:rFonts w:asciiTheme="minorHAnsi" w:hAnsiTheme="minorHAnsi" w:cstheme="minorHAnsi"/>
          <w:kern w:val="0"/>
        </w:rPr>
        <w:t>Le schéma suivant permet de clarifier l’algorithm</w:t>
      </w:r>
      <w:r w:rsidR="006E206A">
        <w:rPr>
          <w:rFonts w:asciiTheme="minorHAnsi" w:hAnsiTheme="minorHAnsi" w:cstheme="minorHAnsi"/>
          <w:kern w:val="0"/>
        </w:rPr>
        <w:t>ie</w:t>
      </w:r>
      <w:r w:rsidRPr="00590E43">
        <w:rPr>
          <w:rFonts w:asciiTheme="minorHAnsi" w:hAnsiTheme="minorHAnsi" w:cstheme="minorHAnsi"/>
          <w:kern w:val="0"/>
        </w:rPr>
        <w:t xml:space="preserve"> du décodage une fois la zone du code-barres obtenue : </w:t>
      </w:r>
    </w:p>
    <w:p w14:paraId="68B5CF8E" w14:textId="65A59104" w:rsidR="00524FA1" w:rsidRDefault="00524FA1" w:rsidP="00C2314A">
      <w:pPr>
        <w:pStyle w:val="MonParagraphe"/>
        <w:jc w:val="center"/>
        <w:rPr>
          <w:rFonts w:ascii="Times New Roman" w:hAnsi="Times New Roman"/>
          <w:kern w:val="0"/>
        </w:rPr>
      </w:pPr>
      <w:r w:rsidRPr="00524FA1">
        <w:rPr>
          <w:rFonts w:ascii="Arial" w:hAnsi="Arial" w:cs="Arial"/>
          <w:noProof/>
          <w:kern w:val="0"/>
          <w:bdr w:val="none" w:sz="0" w:space="0" w:color="auto" w:frame="1"/>
        </w:rPr>
        <w:drawing>
          <wp:inline distT="0" distB="0" distL="0" distR="0" wp14:anchorId="62915D6E" wp14:editId="66ACBE60">
            <wp:extent cx="5524170" cy="7162800"/>
            <wp:effectExtent l="0" t="0" r="635"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07052" cy="7399930"/>
                    </a:xfrm>
                    <a:prstGeom prst="rect">
                      <a:avLst/>
                    </a:prstGeom>
                    <a:noFill/>
                    <a:ln>
                      <a:noFill/>
                    </a:ln>
                  </pic:spPr>
                </pic:pic>
              </a:graphicData>
            </a:graphic>
          </wp:inline>
        </w:drawing>
      </w:r>
    </w:p>
    <w:p w14:paraId="1BB93DF7" w14:textId="77777777" w:rsidR="00C2314A" w:rsidRDefault="00C2314A" w:rsidP="00C2314A">
      <w:pPr>
        <w:pStyle w:val="MonParagraphe"/>
        <w:jc w:val="center"/>
        <w:rPr>
          <w:rFonts w:ascii="Times New Roman" w:hAnsi="Times New Roman"/>
          <w:kern w:val="0"/>
        </w:rPr>
      </w:pPr>
    </w:p>
    <w:p w14:paraId="7D698594" w14:textId="04BD827A" w:rsidR="00A52342" w:rsidRDefault="00C2314A" w:rsidP="00AF0428">
      <w:pPr>
        <w:pStyle w:val="Figure"/>
      </w:pPr>
      <w:r>
        <w:t>Figure 1</w:t>
      </w:r>
      <w:r w:rsidR="006E206A">
        <w:t>9</w:t>
      </w:r>
      <w:r>
        <w:t> : Schéma du processus de décodage</w:t>
      </w:r>
    </w:p>
    <w:p w14:paraId="1CF48B21" w14:textId="77777777" w:rsidR="006E206A" w:rsidRDefault="006E206A" w:rsidP="00424F54">
      <w:pPr>
        <w:pStyle w:val="MonParagraphe"/>
        <w:rPr>
          <w:rFonts w:asciiTheme="minorHAnsi" w:hAnsiTheme="minorHAnsi" w:cstheme="minorHAnsi"/>
        </w:rPr>
      </w:pPr>
    </w:p>
    <w:p w14:paraId="0AD97894" w14:textId="77777777" w:rsidR="006E206A" w:rsidRDefault="006E206A" w:rsidP="00424F54">
      <w:pPr>
        <w:pStyle w:val="MonParagraphe"/>
        <w:rPr>
          <w:rFonts w:asciiTheme="minorHAnsi" w:hAnsiTheme="minorHAnsi" w:cstheme="minorHAnsi"/>
        </w:rPr>
      </w:pPr>
    </w:p>
    <w:p w14:paraId="3ECF8D93" w14:textId="7F5C8CB5" w:rsidR="006E206A" w:rsidRDefault="006E206A" w:rsidP="006E206A">
      <w:pPr>
        <w:pStyle w:val="MonTitreSousSection"/>
      </w:pPr>
      <w:bookmarkStart w:id="1168" w:name="_Toc41838517"/>
      <w:r>
        <w:lastRenderedPageBreak/>
        <w:t>Limites de notre code</w:t>
      </w:r>
      <w:bookmarkEnd w:id="1168"/>
    </w:p>
    <w:p w14:paraId="1A328F76" w14:textId="53F37B57" w:rsidR="00424F54" w:rsidRPr="00590E43" w:rsidRDefault="00424F54" w:rsidP="00424F54">
      <w:pPr>
        <w:pStyle w:val="MonParagraphe"/>
        <w:rPr>
          <w:rFonts w:asciiTheme="minorHAnsi" w:hAnsiTheme="minorHAnsi" w:cstheme="minorHAnsi"/>
        </w:rPr>
      </w:pPr>
      <w:r w:rsidRPr="00590E43">
        <w:rPr>
          <w:rFonts w:asciiTheme="minorHAnsi" w:hAnsiTheme="minorHAnsi" w:cstheme="minorHAnsi"/>
        </w:rPr>
        <w:t>En commençant notre projet, nous espérions pouvoir décoder n’importe quel code. Le décodage d’un code, même bien photographié, s’est avéré être plus difficile que prévu, et les conditions particulières qui faisaient que notre code ne fonctionnait pas étaient nombreuses. Nous nous sommes donc attaqués à chaque problème pas à pas.</w:t>
      </w:r>
    </w:p>
    <w:p w14:paraId="20B659FE" w14:textId="11D9B239" w:rsidR="00424F54" w:rsidRPr="00590E43" w:rsidRDefault="00424F54" w:rsidP="00424F54">
      <w:pPr>
        <w:pStyle w:val="MonParagraphe"/>
        <w:rPr>
          <w:rFonts w:asciiTheme="minorHAnsi" w:hAnsiTheme="minorHAnsi" w:cstheme="minorHAnsi"/>
        </w:rPr>
      </w:pPr>
      <w:r w:rsidRPr="00590E43">
        <w:rPr>
          <w:rFonts w:asciiTheme="minorHAnsi" w:hAnsiTheme="minorHAnsi" w:cstheme="minorHAnsi"/>
        </w:rPr>
        <w:t>Le principal problème que nous avons rencontré est dû à la résolution de l’image. En effet, si la résolution est trop faible, la largeur de chaque barre en nombre de pixels peut être trop approximative. Si la largeur d’une barre sur les 57 barres blanches et noires n’a pas le bon rapport avec la largeur de référence des barres de contrôle, le programme ne fonctionne pas. Il est donc important d’avoir une bonne résolution. Pour indiquer la résolution minimale nécessaire au déchiffrage d’un code, nous avons réalisé une série d’essais sur une photo parfaitement centrée sur le code-barres dans un éclairage uniforme. Jusqu’à des dimensions de 200x148p, la lecture du code est possible. A 150x111p, le code annoncé par le programme n’est pas le bon. En dessous, aucune lecture n’est possible, les barres ne sont même plus séparées. Ainsi, dans des conditions optimales, en cadrant parfaitement la photo, il est possible de déchiffrer une image à partir d’environ 30 000 pixels. Cette limite basse augmente nettement lorsque la photo est prise avec un angle, ce qui rapproche visuellement les barres...</w:t>
      </w:r>
    </w:p>
    <w:p w14:paraId="5AFFB8D6" w14:textId="591080BB" w:rsidR="00F321D8" w:rsidRPr="00590E43" w:rsidRDefault="00424F54" w:rsidP="00590E43">
      <w:pPr>
        <w:pStyle w:val="MonParagraphe"/>
        <w:rPr>
          <w:rFonts w:asciiTheme="minorHAnsi" w:hAnsiTheme="minorHAnsi" w:cstheme="minorHAnsi"/>
        </w:rPr>
      </w:pPr>
      <w:r w:rsidRPr="00590E43">
        <w:rPr>
          <w:rFonts w:asciiTheme="minorHAnsi" w:hAnsiTheme="minorHAnsi" w:cstheme="minorHAnsi"/>
        </w:rPr>
        <w:t xml:space="preserve">L’acquisition peut aussi être d’une qualité moindre lorsqu’elle est floue. Après avoir construit l’image en nuances de gris, on obtient, entre deux barres noires successives, un dégradé, sans discontinuité. Selon la valeur de seuillage, il est possible de changer une partie de ce dégradé en blanc et une autre en noir alors que dans l’idéal, tout l’intervalle entre deux barres noires devrait être blanc. Ainsi, pour un seuil trop bas, nous aurons des barres blanches trop larges et des barres noires trop fines et pour un seuil trop élevé, nous obtiendrons des barres blanches trop fines et des barres noires trop larges. Dans les deux cas, il sera difficile pour l’algorithme de décoder l’image, pour </w:t>
      </w:r>
      <w:r w:rsidR="00F321D8" w:rsidRPr="00590E43">
        <w:rPr>
          <w:rFonts w:asciiTheme="minorHAnsi" w:hAnsiTheme="minorHAnsi" w:cstheme="minorHAnsi"/>
        </w:rPr>
        <w:t>les mêmes raisons</w:t>
      </w:r>
      <w:r w:rsidRPr="00590E43">
        <w:rPr>
          <w:rFonts w:asciiTheme="minorHAnsi" w:hAnsiTheme="minorHAnsi" w:cstheme="minorHAnsi"/>
        </w:rPr>
        <w:t xml:space="preserve"> qu’au paragraphe précédent. Le seuillage adaptatif apporte une solution convenable au problème en changeant le seuil en fonction de chaque zone de l’image. Cette méthode est efficace seulement si le flou est léger (manque de luminosité par exemple). Il faut tout de même que la photo soit prise dans les meilleures conditions. La mise au point doit nécessairement être effectuée sur le code-barres.</w:t>
      </w:r>
    </w:p>
    <w:p w14:paraId="7A7DAA42" w14:textId="77777777" w:rsidR="00F321D8" w:rsidRPr="00590E43" w:rsidRDefault="00F321D8" w:rsidP="00590E43">
      <w:pPr>
        <w:pStyle w:val="MonParagraphe"/>
        <w:rPr>
          <w:rFonts w:asciiTheme="minorHAnsi" w:hAnsiTheme="minorHAnsi" w:cstheme="minorHAnsi"/>
          <w:kern w:val="0"/>
        </w:rPr>
      </w:pPr>
      <w:r w:rsidRPr="00590E43">
        <w:rPr>
          <w:rFonts w:asciiTheme="minorHAnsi" w:hAnsiTheme="minorHAnsi" w:cstheme="minorHAnsi"/>
          <w:color w:val="000000"/>
          <w:kern w:val="0"/>
        </w:rPr>
        <w:t>Nous devons aussi nous intéresser à la profondeur de champ. Dans certains cas, lorsque le code barre est pris de côté, la mise au point s’effectue sur une partie du code-barres, et certaines parties du code deviennent floues. Si la profondeur de champ n’est pas suffisante pour une photographie avec une vue en biais, le code peut être indéchiffrable. Cette limite est récurrente avec les appareils associés à nos smartphones qui ont souvent une profondeur de champ très limitée lorsque la distance focale est courte. Ainsi, s’approcher le plus possible d’un code-barres n’est pas toujours la meilleure solution car les bords de l’image peuvent devenir flous.</w:t>
      </w:r>
    </w:p>
    <w:p w14:paraId="41F995EB" w14:textId="5899D5C8" w:rsidR="00F321D8" w:rsidRPr="00590E43" w:rsidRDefault="006E206A" w:rsidP="00590E43">
      <w:pPr>
        <w:pStyle w:val="MonParagraphe"/>
        <w:rPr>
          <w:rFonts w:asciiTheme="minorHAnsi" w:hAnsiTheme="minorHAnsi" w:cstheme="minorHAnsi"/>
          <w:kern w:val="0"/>
        </w:rPr>
      </w:pPr>
      <w:r w:rsidRPr="00590E43">
        <w:rPr>
          <w:rFonts w:asciiTheme="minorHAnsi" w:hAnsiTheme="minorHAnsi" w:cstheme="minorHAnsi"/>
          <w:noProof/>
          <w:kern w:val="0"/>
          <w:bdr w:val="none" w:sz="0" w:space="0" w:color="auto" w:frame="1"/>
        </w:rPr>
        <w:drawing>
          <wp:anchor distT="0" distB="0" distL="114300" distR="114300" simplePos="0" relativeHeight="251668481" behindDoc="1" locked="0" layoutInCell="1" allowOverlap="1" wp14:anchorId="181F0E8B" wp14:editId="6CDD11B8">
            <wp:simplePos x="0" y="0"/>
            <wp:positionH relativeFrom="margin">
              <wp:align>left</wp:align>
            </wp:positionH>
            <wp:positionV relativeFrom="paragraph">
              <wp:posOffset>1171575</wp:posOffset>
            </wp:positionV>
            <wp:extent cx="1569085" cy="825500"/>
            <wp:effectExtent l="0" t="0" r="0" b="0"/>
            <wp:wrapTight wrapText="bothSides">
              <wp:wrapPolygon edited="0">
                <wp:start x="0" y="0"/>
                <wp:lineTo x="0" y="20935"/>
                <wp:lineTo x="21242" y="20935"/>
                <wp:lineTo x="21242" y="0"/>
                <wp:lineTo x="0" y="0"/>
              </wp:wrapPolygon>
            </wp:wrapTight>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37">
                      <a:extLst>
                        <a:ext uri="{28A0092B-C50C-407E-A947-70E740481C1C}">
                          <a14:useLocalDpi xmlns:a14="http://schemas.microsoft.com/office/drawing/2010/main" val="0"/>
                        </a:ext>
                      </a:extLst>
                    </a:blip>
                    <a:srcRect l="18676" t="13258" r="59784" b="54925"/>
                    <a:stretch/>
                  </pic:blipFill>
                  <pic:spPr bwMode="auto">
                    <a:xfrm>
                      <a:off x="0" y="0"/>
                      <a:ext cx="1586894" cy="8347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590E43">
        <w:rPr>
          <w:rFonts w:asciiTheme="minorHAnsi" w:hAnsiTheme="minorHAnsi" w:cstheme="minorHAnsi"/>
          <w:noProof/>
          <w:kern w:val="0"/>
          <w:bdr w:val="none" w:sz="0" w:space="0" w:color="auto" w:frame="1"/>
        </w:rPr>
        <w:drawing>
          <wp:anchor distT="0" distB="0" distL="114300" distR="114300" simplePos="0" relativeHeight="251667457" behindDoc="1" locked="0" layoutInCell="1" allowOverlap="1" wp14:anchorId="420BEB59" wp14:editId="37D4FD41">
            <wp:simplePos x="0" y="0"/>
            <wp:positionH relativeFrom="margin">
              <wp:align>left</wp:align>
            </wp:positionH>
            <wp:positionV relativeFrom="paragraph">
              <wp:posOffset>455295</wp:posOffset>
            </wp:positionV>
            <wp:extent cx="1577340" cy="650240"/>
            <wp:effectExtent l="0" t="0" r="3810" b="0"/>
            <wp:wrapTight wrapText="bothSides">
              <wp:wrapPolygon edited="0">
                <wp:start x="0" y="0"/>
                <wp:lineTo x="0" y="20883"/>
                <wp:lineTo x="21391" y="20883"/>
                <wp:lineTo x="21391" y="0"/>
                <wp:lineTo x="0" y="0"/>
              </wp:wrapPolygon>
            </wp:wrapTight>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l="37732" t="50274" r="19381" b="14836"/>
                    <a:stretch/>
                  </pic:blipFill>
                  <pic:spPr bwMode="auto">
                    <a:xfrm>
                      <a:off x="0" y="0"/>
                      <a:ext cx="1577340" cy="6502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590E43">
        <w:rPr>
          <w:rFonts w:asciiTheme="minorHAnsi" w:hAnsiTheme="minorHAnsi" w:cstheme="minorHAnsi"/>
          <w:noProof/>
          <w:kern w:val="0"/>
          <w:bdr w:val="none" w:sz="0" w:space="0" w:color="auto" w:frame="1"/>
        </w:rPr>
        <w:drawing>
          <wp:anchor distT="0" distB="0" distL="114300" distR="114300" simplePos="0" relativeHeight="251666433" behindDoc="1" locked="0" layoutInCell="1" allowOverlap="1" wp14:anchorId="0A7A382B" wp14:editId="7AF31B9B">
            <wp:simplePos x="0" y="0"/>
            <wp:positionH relativeFrom="margin">
              <wp:posOffset>4490085</wp:posOffset>
            </wp:positionH>
            <wp:positionV relativeFrom="paragraph">
              <wp:posOffset>1129030</wp:posOffset>
            </wp:positionV>
            <wp:extent cx="1268095" cy="463550"/>
            <wp:effectExtent l="0" t="0" r="8255" b="0"/>
            <wp:wrapTight wrapText="bothSides">
              <wp:wrapPolygon edited="0">
                <wp:start x="0" y="0"/>
                <wp:lineTo x="0" y="20416"/>
                <wp:lineTo x="21416" y="20416"/>
                <wp:lineTo x="21416" y="0"/>
                <wp:lineTo x="0" y="0"/>
              </wp:wrapPolygon>
            </wp:wrapTight>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39">
                      <a:extLst>
                        <a:ext uri="{28A0092B-C50C-407E-A947-70E740481C1C}">
                          <a14:useLocalDpi xmlns:a14="http://schemas.microsoft.com/office/drawing/2010/main" val="0"/>
                        </a:ext>
                      </a:extLst>
                    </a:blip>
                    <a:srcRect l="25274" t="76418" r="68223" b="18203"/>
                    <a:stretch/>
                  </pic:blipFill>
                  <pic:spPr bwMode="auto">
                    <a:xfrm>
                      <a:off x="0" y="0"/>
                      <a:ext cx="1268095" cy="4635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590E43">
        <w:rPr>
          <w:rFonts w:asciiTheme="minorHAnsi" w:hAnsiTheme="minorHAnsi" w:cstheme="minorHAnsi"/>
          <w:noProof/>
          <w:kern w:val="0"/>
          <w:bdr w:val="none" w:sz="0" w:space="0" w:color="auto" w:frame="1"/>
        </w:rPr>
        <w:drawing>
          <wp:anchor distT="0" distB="0" distL="114300" distR="114300" simplePos="0" relativeHeight="251665409" behindDoc="1" locked="0" layoutInCell="1" allowOverlap="1" wp14:anchorId="446B1418" wp14:editId="1A0C67D6">
            <wp:simplePos x="0" y="0"/>
            <wp:positionH relativeFrom="margin">
              <wp:align>right</wp:align>
            </wp:positionH>
            <wp:positionV relativeFrom="paragraph">
              <wp:posOffset>289560</wp:posOffset>
            </wp:positionV>
            <wp:extent cx="1279525" cy="684530"/>
            <wp:effectExtent l="0" t="0" r="0" b="1270"/>
            <wp:wrapTight wrapText="bothSides">
              <wp:wrapPolygon edited="0">
                <wp:start x="0" y="0"/>
                <wp:lineTo x="0" y="21039"/>
                <wp:lineTo x="21225" y="21039"/>
                <wp:lineTo x="21225" y="0"/>
                <wp:lineTo x="0" y="0"/>
              </wp:wrapPolygon>
            </wp:wrapTight>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t="29703" r="41442" b="28713"/>
                    <a:stretch/>
                  </pic:blipFill>
                  <pic:spPr bwMode="auto">
                    <a:xfrm>
                      <a:off x="0" y="0"/>
                      <a:ext cx="1279525" cy="6845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321D8" w:rsidRPr="00590E43">
        <w:rPr>
          <w:rFonts w:asciiTheme="minorHAnsi" w:hAnsiTheme="minorHAnsi" w:cstheme="minorHAnsi"/>
          <w:color w:val="000000"/>
          <w:kern w:val="0"/>
        </w:rPr>
        <w:t>Pour le moment, nous n’avons pas abordé la question de l’éclairage. Il constitue le quatrième critère d’acquisition déterminant conditionnant la réussite de la lecture du code, avec la résolution de l’image, l’angle de prise de vue</w:t>
      </w:r>
      <w:r w:rsidR="00AE414E">
        <w:rPr>
          <w:rFonts w:asciiTheme="minorHAnsi" w:hAnsiTheme="minorHAnsi" w:cstheme="minorHAnsi"/>
          <w:color w:val="000000"/>
          <w:kern w:val="0"/>
        </w:rPr>
        <w:t>,</w:t>
      </w:r>
      <w:r w:rsidR="00F321D8" w:rsidRPr="00590E43">
        <w:rPr>
          <w:rFonts w:asciiTheme="minorHAnsi" w:hAnsiTheme="minorHAnsi" w:cstheme="minorHAnsi"/>
          <w:color w:val="000000"/>
          <w:kern w:val="0"/>
        </w:rPr>
        <w:t xml:space="preserve"> et le cadrage. Nous avons manqué de temps pour explorer en profondeur les questions d’éclairage, mais notons quelques limites à notre code. D’abord la question du flash, comme sur l’image ci-contre, qui couvre une partie des barres. S’il est aussi intense que sur cette image, alors le code devient illisible car fond et barres adoptent la même intensité lumineuse. Sur l’image en noir et blanc, on remarque une zone noire qui correspond au flash. Si elle recouvre une partie </w:t>
      </w:r>
      <w:r w:rsidR="00AE414E">
        <w:rPr>
          <w:rFonts w:asciiTheme="minorHAnsi" w:hAnsiTheme="minorHAnsi" w:cstheme="minorHAnsi"/>
          <w:color w:val="000000"/>
          <w:kern w:val="0"/>
        </w:rPr>
        <w:t xml:space="preserve">même </w:t>
      </w:r>
      <w:r w:rsidR="00F321D8" w:rsidRPr="00590E43">
        <w:rPr>
          <w:rFonts w:asciiTheme="minorHAnsi" w:hAnsiTheme="minorHAnsi" w:cstheme="minorHAnsi"/>
          <w:color w:val="000000"/>
          <w:kern w:val="0"/>
        </w:rPr>
        <w:t>mineure du code, il reste déchiffrable. Dans des conditions d’éclairage moins extrêmes, on rencontre le second cas illustré ci-contre</w:t>
      </w:r>
      <w:r w:rsidR="00F44E84">
        <w:rPr>
          <w:rFonts w:asciiTheme="minorHAnsi" w:hAnsiTheme="minorHAnsi" w:cstheme="minorHAnsi"/>
          <w:color w:val="000000"/>
          <w:kern w:val="0"/>
        </w:rPr>
        <w:t xml:space="preserve"> (à gauche)</w:t>
      </w:r>
      <w:r w:rsidR="00F321D8" w:rsidRPr="00590E43">
        <w:rPr>
          <w:rFonts w:asciiTheme="minorHAnsi" w:hAnsiTheme="minorHAnsi" w:cstheme="minorHAnsi"/>
          <w:color w:val="000000"/>
          <w:kern w:val="0"/>
        </w:rPr>
        <w:t xml:space="preserve">. Le code est éclairé avec deux intensités différentes du fait </w:t>
      </w:r>
      <w:r w:rsidR="00F321D8" w:rsidRPr="00590E43">
        <w:rPr>
          <w:rFonts w:asciiTheme="minorHAnsi" w:hAnsiTheme="minorHAnsi" w:cstheme="minorHAnsi"/>
          <w:color w:val="000000"/>
          <w:kern w:val="0"/>
        </w:rPr>
        <w:lastRenderedPageBreak/>
        <w:t xml:space="preserve">de la présence d’une ombre. Dans ce cas, le seuil utilisé doit conserver toutes les barres et supprimer le fond, qu’il soit très lumineux ou non. Un seuil commun à tous les pixels de l’image est utilisé et permet de récupérer une image nette du code. Des conditions d’éclairage différentes sur un code-barres n’empêchent pas la lecture, tant que la luminosité n’est pas trop intense. En revanche, on remarque une zone blanche dans le coin haut-gauche, celle-ci touche les autres régions blanches et </w:t>
      </w:r>
      <w:r w:rsidR="00F321D8" w:rsidRPr="006E206A">
        <w:rPr>
          <w:rFonts w:asciiTheme="minorHAnsi" w:hAnsiTheme="minorHAnsi" w:cstheme="minorHAnsi"/>
          <w:color w:val="000000"/>
          <w:kern w:val="0"/>
        </w:rPr>
        <w:t>empêche le décodage. Elle est présente même dans le cas d’un seuil adaptatif car dans cette région,</w:t>
      </w:r>
      <w:r w:rsidR="00F321D8" w:rsidRPr="00590E43">
        <w:rPr>
          <w:rFonts w:asciiTheme="minorHAnsi" w:hAnsiTheme="minorHAnsi" w:cstheme="minorHAnsi"/>
          <w:color w:val="000000"/>
          <w:kern w:val="0"/>
        </w:rPr>
        <w:t xml:space="preserve"> quelques points de l’emballage sont très lumineux, d’autres beaucoup moins. C’est donc une limite dans les conditions d’éclairage pour les surfaces vernies et particulièrement </w:t>
      </w:r>
      <w:r w:rsidR="00590E43" w:rsidRPr="00590E43">
        <w:rPr>
          <w:rFonts w:asciiTheme="minorHAnsi" w:hAnsiTheme="minorHAnsi" w:cstheme="minorHAnsi"/>
          <w:color w:val="000000"/>
          <w:kern w:val="0"/>
        </w:rPr>
        <w:t>réfléchissantes :</w:t>
      </w:r>
      <w:r w:rsidR="00F321D8" w:rsidRPr="00590E43">
        <w:rPr>
          <w:rFonts w:asciiTheme="minorHAnsi" w:hAnsiTheme="minorHAnsi" w:cstheme="minorHAnsi"/>
          <w:color w:val="000000"/>
          <w:kern w:val="0"/>
        </w:rPr>
        <w:t xml:space="preserve"> une acquisition en plein soleil ou avec un flash peut, bien souvent, devenir indéchiffrable. </w:t>
      </w:r>
      <w:r w:rsidR="00AE414E" w:rsidRPr="00590E43">
        <w:rPr>
          <w:rFonts w:asciiTheme="minorHAnsi" w:hAnsiTheme="minorHAnsi" w:cstheme="minorHAnsi"/>
          <w:noProof/>
          <w:kern w:val="0"/>
          <w:bdr w:val="none" w:sz="0" w:space="0" w:color="auto" w:frame="1"/>
        </w:rPr>
        <w:t xml:space="preserve"> </w:t>
      </w:r>
    </w:p>
    <w:p w14:paraId="017DC61D" w14:textId="77777777" w:rsidR="00424F54" w:rsidRPr="00590E43" w:rsidRDefault="00424F54" w:rsidP="00424F54">
      <w:pPr>
        <w:pStyle w:val="MonParagraphe"/>
        <w:rPr>
          <w:rFonts w:asciiTheme="minorHAnsi" w:hAnsiTheme="minorHAnsi" w:cstheme="minorHAnsi"/>
        </w:rPr>
      </w:pPr>
    </w:p>
    <w:p w14:paraId="0C8A5A40" w14:textId="39B8A3E2" w:rsidR="00AF0428" w:rsidRPr="006E206A" w:rsidRDefault="00AF0428" w:rsidP="006E206A">
      <w:pPr>
        <w:pStyle w:val="MonTitreSousSection"/>
      </w:pPr>
      <w:bookmarkStart w:id="1169" w:name="_Toc41838518"/>
      <w:r w:rsidRPr="006E206A">
        <w:t>L’</w:t>
      </w:r>
      <w:r w:rsidR="00EA39E2">
        <w:t>i</w:t>
      </w:r>
      <w:r w:rsidRPr="006E206A">
        <w:t>nterface</w:t>
      </w:r>
      <w:bookmarkEnd w:id="1169"/>
    </w:p>
    <w:p w14:paraId="32B50472" w14:textId="5969EA29" w:rsidR="00AF0428" w:rsidRDefault="00AF0428" w:rsidP="00AF0428">
      <w:pPr>
        <w:pStyle w:val="MonParagraphe"/>
      </w:pPr>
      <w:r w:rsidRPr="00AF0428">
        <w:t xml:space="preserve">Le but final de notre projet étant d’offrir à l’utilisateur un service rapide et pratique pour consulter les produits qu’il achète, nous avons mis en place une </w:t>
      </w:r>
      <w:r w:rsidR="00424F54">
        <w:t>i</w:t>
      </w:r>
      <w:r>
        <w:t>nterface</w:t>
      </w:r>
      <w:r w:rsidRPr="00AF0428">
        <w:t xml:space="preserve"> Matlab dont le visuel est le suivant</w:t>
      </w:r>
      <w:r w:rsidR="00424F54">
        <w:t xml:space="preserve"> </w:t>
      </w:r>
      <w:r w:rsidRPr="00AF0428">
        <w:t>: </w:t>
      </w:r>
    </w:p>
    <w:p w14:paraId="4F48FB1D" w14:textId="77777777" w:rsidR="00424F54" w:rsidRPr="00AF0428" w:rsidRDefault="00424F54" w:rsidP="00AF0428">
      <w:pPr>
        <w:pStyle w:val="MonParagraphe"/>
        <w:rPr>
          <w:rFonts w:ascii="Times New Roman" w:hAnsi="Times New Roman"/>
        </w:rPr>
      </w:pPr>
    </w:p>
    <w:p w14:paraId="65784FEB" w14:textId="283E7427" w:rsidR="00AF0428" w:rsidRDefault="00AF0428" w:rsidP="00AF0428">
      <w:pPr>
        <w:pStyle w:val="MonParagraphe"/>
        <w:rPr>
          <w:rFonts w:ascii="Times New Roman" w:hAnsi="Times New Roman"/>
        </w:rPr>
      </w:pPr>
      <w:r w:rsidRPr="00AF0428">
        <w:rPr>
          <w:noProof/>
          <w:bdr w:val="none" w:sz="0" w:space="0" w:color="auto" w:frame="1"/>
        </w:rPr>
        <w:drawing>
          <wp:inline distT="0" distB="0" distL="0" distR="0" wp14:anchorId="27193170" wp14:editId="68268162">
            <wp:extent cx="5745480" cy="2941320"/>
            <wp:effectExtent l="0" t="0" r="762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3">
                      <a:extLst>
                        <a:ext uri="{28A0092B-C50C-407E-A947-70E740481C1C}">
                          <a14:useLocalDpi xmlns:a14="http://schemas.microsoft.com/office/drawing/2010/main" val="0"/>
                        </a:ext>
                      </a:extLst>
                    </a:blip>
                    <a:srcRect t="3301" b="5661"/>
                    <a:stretch/>
                  </pic:blipFill>
                  <pic:spPr bwMode="auto">
                    <a:xfrm>
                      <a:off x="0" y="0"/>
                      <a:ext cx="5745480" cy="2941320"/>
                    </a:xfrm>
                    <a:prstGeom prst="rect">
                      <a:avLst/>
                    </a:prstGeom>
                    <a:noFill/>
                    <a:ln>
                      <a:noFill/>
                    </a:ln>
                    <a:extLst>
                      <a:ext uri="{53640926-AAD7-44D8-BBD7-CCE9431645EC}">
                        <a14:shadowObscured xmlns:a14="http://schemas.microsoft.com/office/drawing/2010/main"/>
                      </a:ext>
                    </a:extLst>
                  </pic:spPr>
                </pic:pic>
              </a:graphicData>
            </a:graphic>
          </wp:inline>
        </w:drawing>
      </w:r>
    </w:p>
    <w:p w14:paraId="761DD8E9" w14:textId="02474A51" w:rsidR="00424F54" w:rsidRDefault="00424F54" w:rsidP="00424F54">
      <w:pPr>
        <w:pStyle w:val="Figure"/>
      </w:pPr>
      <w:r>
        <w:t>Figure </w:t>
      </w:r>
      <w:r w:rsidR="006E206A">
        <w:t>20</w:t>
      </w:r>
      <w:r>
        <w:t xml:space="preserve"> : Capture d’écran de l’interface conçue pour l’utilisateur</w:t>
      </w:r>
    </w:p>
    <w:p w14:paraId="6553E6AE" w14:textId="77777777" w:rsidR="00424F54" w:rsidRPr="00424F54" w:rsidRDefault="00424F54" w:rsidP="00424F54">
      <w:pPr>
        <w:pStyle w:val="Figure"/>
      </w:pPr>
    </w:p>
    <w:p w14:paraId="539EE7A6" w14:textId="7A4C6030" w:rsidR="00AF0428" w:rsidRPr="00AF0428" w:rsidRDefault="00AF0428" w:rsidP="00AF0428">
      <w:pPr>
        <w:pStyle w:val="MonParagraphe"/>
        <w:rPr>
          <w:rFonts w:ascii="Times New Roman" w:hAnsi="Times New Roman"/>
        </w:rPr>
      </w:pPr>
      <w:r w:rsidRPr="00AF0428">
        <w:t>Cette application permet d’utiliser des images enregistrées sur l’appareil (</w:t>
      </w:r>
      <w:proofErr w:type="spellStart"/>
      <w:r w:rsidR="00424F54">
        <w:t>L</w:t>
      </w:r>
      <w:r w:rsidRPr="00AF0428">
        <w:t>oad</w:t>
      </w:r>
      <w:proofErr w:type="spellEnd"/>
      <w:r w:rsidRPr="00AF0428">
        <w:t xml:space="preserve"> image) ou d’utiliser la webcam (</w:t>
      </w:r>
      <w:r w:rsidR="00424F54">
        <w:t>S</w:t>
      </w:r>
      <w:r w:rsidRPr="00AF0428">
        <w:t xml:space="preserve">tart camera) pour prendre un cliché du produit. En effet, le code que nous avons produit est fonctionnel mais ne déchiffre pas toutes les images. Pour l’utilisateur de notre code, il faudrait donc prendre plusieurs photos pour être sûr d’obtenir des résultats satisfaisants. Pour pallier cet aspect peu pratique, nous avons décidé de mettre en </w:t>
      </w:r>
      <w:r w:rsidR="00424F54" w:rsidRPr="00AF0428">
        <w:t>œuvre</w:t>
      </w:r>
      <w:r w:rsidRPr="00AF0428">
        <w:t xml:space="preserve"> une solution par webcam afin de prendre plusieurs images jusqu’à la réussite du déchiffrage. Lorsqu’une image a été chargée, elle s’affiche au centre de l’application. Une fois déchiffrée, le code-barres s’affiche au-dessous et l’application récupère les informations correspondantes sur Open</w:t>
      </w:r>
      <w:r w:rsidR="00424F54">
        <w:t xml:space="preserve"> </w:t>
      </w:r>
      <w:r w:rsidRPr="00AF0428">
        <w:t>Food</w:t>
      </w:r>
      <w:r w:rsidR="00424F54">
        <w:t xml:space="preserve"> </w:t>
      </w:r>
      <w:proofErr w:type="spellStart"/>
      <w:r w:rsidRPr="00AF0428">
        <w:t>Fact</w:t>
      </w:r>
      <w:r w:rsidR="00424F54">
        <w:t>s</w:t>
      </w:r>
      <w:proofErr w:type="spellEnd"/>
      <w:r w:rsidRPr="00AF0428">
        <w:t xml:space="preserve"> qu’elle affiche à droite (nom et photo du produit). Une petite case à cocher permet d’ouvrir la page Open</w:t>
      </w:r>
      <w:r w:rsidR="00424F54">
        <w:t xml:space="preserve"> </w:t>
      </w:r>
      <w:r w:rsidRPr="00AF0428">
        <w:t>Food</w:t>
      </w:r>
      <w:r w:rsidR="00424F54">
        <w:t xml:space="preserve"> </w:t>
      </w:r>
      <w:proofErr w:type="spellStart"/>
      <w:r w:rsidRPr="00AF0428">
        <w:t>Fact</w:t>
      </w:r>
      <w:r w:rsidR="00424F54">
        <w:t>s</w:t>
      </w:r>
      <w:proofErr w:type="spellEnd"/>
      <w:r w:rsidRPr="00AF0428">
        <w:t xml:space="preserve"> pour obtenir toutes les informations liées au produit. </w:t>
      </w:r>
    </w:p>
    <w:p w14:paraId="67926A60" w14:textId="5E18B572" w:rsidR="00AF0428" w:rsidRPr="00AF0428" w:rsidRDefault="00AF0428" w:rsidP="009A5A6D">
      <w:pPr>
        <w:pStyle w:val="MonParagraphe"/>
        <w:rPr>
          <w:ins w:id="1170" w:author="Gaetan Gaudard" w:date="2020-05-30T19:32:00Z"/>
        </w:rPr>
      </w:pPr>
      <w:r w:rsidRPr="00AF0428">
        <w:t xml:space="preserve">Cependant, bien que l’application remplisse tout à fait les objectifs que nous nous étions fixés, elle est très lente, ce qui pose parfois problème. Notre code n’est pas optimal, l'acquisition d’images par webcam peut entraîner un ralentissement important de la machine. Il serait important, avant de partager cette application, de travailler </w:t>
      </w:r>
      <w:r w:rsidR="00424F54">
        <w:t>sur</w:t>
      </w:r>
      <w:r w:rsidRPr="00AF0428">
        <w:t xml:space="preserve"> l’efficacité, peut-être en utilisant un autre environnement de développement (notre code sans interface </w:t>
      </w:r>
      <w:r w:rsidR="00424F54" w:rsidRPr="00AF0428">
        <w:t>visuelle est</w:t>
      </w:r>
      <w:r w:rsidRPr="00AF0428">
        <w:t xml:space="preserve"> bien plus rapide!)</w:t>
      </w:r>
      <w:r w:rsidR="00424F54">
        <w:t>.</w:t>
      </w:r>
      <w:r>
        <w:br w:type="page"/>
      </w:r>
    </w:p>
    <w:p w14:paraId="23374DAB" w14:textId="028E430E" w:rsidR="00A72372" w:rsidRPr="009A5A6D" w:rsidRDefault="00EA39E2" w:rsidP="009A5A6D">
      <w:pPr>
        <w:pStyle w:val="MonTitreSection"/>
        <w:rPr>
          <w:ins w:id="1171" w:author="Gaetan Gaudard" w:date="2020-05-30T19:32:00Z"/>
        </w:rPr>
        <w:pPrChange w:id="1172" w:author="Gaetan Gaudard" w:date="2020-05-30T19:33:00Z">
          <w:pPr>
            <w:widowControl/>
            <w:suppressAutoHyphens w:val="0"/>
            <w:autoSpaceDN/>
            <w:spacing w:before="240" w:after="240"/>
            <w:jc w:val="both"/>
            <w:textAlignment w:val="auto"/>
          </w:pPr>
        </w:pPrChange>
      </w:pPr>
      <w:bookmarkStart w:id="1173" w:name="_Toc41838519"/>
      <w:r>
        <w:lastRenderedPageBreak/>
        <w:t>Etude économique</w:t>
      </w:r>
      <w:bookmarkEnd w:id="1173"/>
    </w:p>
    <w:p w14:paraId="1794C503" w14:textId="1F62E095" w:rsidR="00A72372" w:rsidRPr="009A5A6D" w:rsidRDefault="00A72372" w:rsidP="009A5A6D">
      <w:pPr>
        <w:pStyle w:val="MonTitreSousSection"/>
      </w:pPr>
      <w:bookmarkStart w:id="1174" w:name="_Toc41838520"/>
      <w:ins w:id="1175" w:author="Gaetan Gaudard" w:date="2020-05-30T19:32:00Z">
        <w:r w:rsidRPr="009A5A6D">
          <w:t>Application à faible coût pour la société</w:t>
        </w:r>
      </w:ins>
      <w:bookmarkEnd w:id="1174"/>
    </w:p>
    <w:p w14:paraId="2F4E6AC1" w14:textId="0AE3ED13" w:rsidR="00F321D8" w:rsidRPr="00F321D8" w:rsidRDefault="00F321D8" w:rsidP="00F321D8">
      <w:pPr>
        <w:pStyle w:val="MonParagraphe"/>
        <w:rPr>
          <w:ins w:id="1176" w:author="Gaetan Gaudard" w:date="2020-05-30T19:32:00Z"/>
        </w:rPr>
      </w:pPr>
      <w:r w:rsidRPr="00F321D8">
        <w:t>L’application développée a pour but d’établir un lien de confiance entre le consommateur et la société de grande distribution.</w:t>
      </w:r>
    </w:p>
    <w:p w14:paraId="4156CB32" w14:textId="6AC03CF2" w:rsidR="00A72372" w:rsidRPr="00A72372" w:rsidRDefault="00A72372">
      <w:pPr>
        <w:pStyle w:val="MonParagraphe"/>
        <w:rPr>
          <w:ins w:id="1177" w:author="Gaetan Gaudard" w:date="2020-05-30T19:32:00Z"/>
          <w:rFonts w:ascii="Times New Roman" w:hAnsi="Times New Roman"/>
        </w:rPr>
        <w:pPrChange w:id="1178" w:author="Gaetan Gaudard" w:date="2020-05-30T19:32:00Z">
          <w:pPr>
            <w:widowControl/>
            <w:suppressAutoHyphens w:val="0"/>
            <w:autoSpaceDN/>
            <w:spacing w:before="240" w:after="240"/>
            <w:jc w:val="both"/>
            <w:textAlignment w:val="auto"/>
          </w:pPr>
        </w:pPrChange>
      </w:pPr>
      <w:ins w:id="1179" w:author="Gaetan Gaudard" w:date="2020-05-30T19:32:00Z">
        <w:r w:rsidRPr="00A72372">
          <w:t>Pour réaliser une application fonctionnelle représentant un faible investissement pour la société, nous estimons qu’il faut une petite équipe d’ingénieurs pour la développer. Celle-ci doit pouvoir être développée en 1 mois et composée d’une interface avec l’utilisateur fonctionnel</w:t>
        </w:r>
      </w:ins>
      <w:ins w:id="1180" w:author="Gaetan Gaudard" w:date="2020-05-30T19:36:00Z">
        <w:r>
          <w:t>le</w:t>
        </w:r>
      </w:ins>
      <w:ins w:id="1181" w:author="Gaetan Gaudard" w:date="2020-05-30T19:32:00Z">
        <w:r w:rsidRPr="00A72372">
          <w:t>. Pour déterminer le coût de développement d’une application, on peut se concentrer sur plusieurs facteurs :</w:t>
        </w:r>
      </w:ins>
    </w:p>
    <w:p w14:paraId="39BE2577" w14:textId="74531372" w:rsidR="00A72372" w:rsidRPr="00A72372" w:rsidRDefault="00A72372">
      <w:pPr>
        <w:pStyle w:val="MonParagraphe"/>
        <w:numPr>
          <w:ilvl w:val="0"/>
          <w:numId w:val="13"/>
        </w:numPr>
        <w:rPr>
          <w:ins w:id="1182" w:author="Gaetan Gaudard" w:date="2020-05-30T19:32:00Z"/>
        </w:rPr>
        <w:pPrChange w:id="1183" w:author="Gaetan Gaudard" w:date="2020-05-30T19:37:00Z">
          <w:pPr>
            <w:widowControl/>
            <w:numPr>
              <w:numId w:val="25"/>
            </w:numPr>
            <w:tabs>
              <w:tab w:val="num" w:pos="720"/>
            </w:tabs>
            <w:suppressAutoHyphens w:val="0"/>
            <w:autoSpaceDN/>
            <w:spacing w:before="240"/>
            <w:ind w:left="720" w:hanging="360"/>
            <w:jc w:val="both"/>
          </w:pPr>
        </w:pPrChange>
      </w:pPr>
      <w:proofErr w:type="spellStart"/>
      <w:ins w:id="1184" w:author="Gaetan Gaudard" w:date="2020-05-30T19:32:00Z">
        <w:r w:rsidRPr="00A72372">
          <w:t>Quel·s</w:t>
        </w:r>
        <w:proofErr w:type="spellEnd"/>
        <w:r w:rsidRPr="00A72372">
          <w:t xml:space="preserve"> </w:t>
        </w:r>
        <w:proofErr w:type="spellStart"/>
        <w:r w:rsidRPr="00A72372">
          <w:t>plateforme·s</w:t>
        </w:r>
        <w:proofErr w:type="spellEnd"/>
        <w:r w:rsidRPr="00A72372">
          <w:t xml:space="preserve"> </w:t>
        </w:r>
        <w:proofErr w:type="spellStart"/>
        <w:r w:rsidRPr="00A72372">
          <w:t>va·ont</w:t>
        </w:r>
        <w:proofErr w:type="spellEnd"/>
        <w:r w:rsidRPr="00A72372">
          <w:t xml:space="preserve"> accueillir notre application</w:t>
        </w:r>
      </w:ins>
      <w:ins w:id="1185" w:author="Gaetan Gaudard" w:date="2020-05-30T19:38:00Z">
        <w:r>
          <w:t> ?</w:t>
        </w:r>
      </w:ins>
    </w:p>
    <w:p w14:paraId="4EB01A13" w14:textId="4EE1FE03" w:rsidR="00A72372" w:rsidRPr="00A72372" w:rsidRDefault="00A72372">
      <w:pPr>
        <w:pStyle w:val="MonParagraphe"/>
        <w:numPr>
          <w:ilvl w:val="0"/>
          <w:numId w:val="13"/>
        </w:numPr>
        <w:rPr>
          <w:ins w:id="1186" w:author="Gaetan Gaudard" w:date="2020-05-30T19:32:00Z"/>
        </w:rPr>
        <w:pPrChange w:id="1187" w:author="Gaetan Gaudard" w:date="2020-05-30T19:37:00Z">
          <w:pPr>
            <w:widowControl/>
            <w:numPr>
              <w:numId w:val="25"/>
            </w:numPr>
            <w:tabs>
              <w:tab w:val="num" w:pos="720"/>
            </w:tabs>
            <w:suppressAutoHyphens w:val="0"/>
            <w:autoSpaceDN/>
            <w:ind w:left="720" w:hanging="360"/>
            <w:jc w:val="both"/>
          </w:pPr>
        </w:pPrChange>
      </w:pPr>
      <w:proofErr w:type="spellStart"/>
      <w:ins w:id="1188" w:author="Gaetan Gaudard" w:date="2020-05-30T19:32:00Z">
        <w:r w:rsidRPr="00A72372">
          <w:t>Quel·s</w:t>
        </w:r>
        <w:proofErr w:type="spellEnd"/>
        <w:r w:rsidRPr="00A72372">
          <w:t xml:space="preserve"> </w:t>
        </w:r>
        <w:proofErr w:type="spellStart"/>
        <w:r w:rsidRPr="00A72372">
          <w:t>support·s</w:t>
        </w:r>
        <w:proofErr w:type="spellEnd"/>
        <w:r w:rsidRPr="00A72372">
          <w:t xml:space="preserve"> </w:t>
        </w:r>
        <w:proofErr w:type="spellStart"/>
        <w:r w:rsidRPr="00A72372">
          <w:t>matériel·s</w:t>
        </w:r>
        <w:proofErr w:type="spellEnd"/>
        <w:r w:rsidRPr="00A72372">
          <w:t xml:space="preserve"> </w:t>
        </w:r>
        <w:proofErr w:type="spellStart"/>
        <w:r w:rsidRPr="00A72372">
          <w:t>sera·ont</w:t>
        </w:r>
        <w:proofErr w:type="spellEnd"/>
        <w:r w:rsidRPr="00A72372">
          <w:t xml:space="preserve"> </w:t>
        </w:r>
        <w:proofErr w:type="spellStart"/>
        <w:r w:rsidRPr="00A72372">
          <w:t>compatible·s</w:t>
        </w:r>
        <w:proofErr w:type="spellEnd"/>
        <w:r w:rsidRPr="00A72372">
          <w:t xml:space="preserve"> avec notre application</w:t>
        </w:r>
      </w:ins>
      <w:ins w:id="1189" w:author="Gaetan Gaudard" w:date="2020-05-30T19:38:00Z">
        <w:r>
          <w:t> ?</w:t>
        </w:r>
      </w:ins>
    </w:p>
    <w:p w14:paraId="54E52E8E" w14:textId="32D46F45" w:rsidR="00A72372" w:rsidRPr="00A72372" w:rsidRDefault="00A72372">
      <w:pPr>
        <w:pStyle w:val="MonParagraphe"/>
        <w:numPr>
          <w:ilvl w:val="0"/>
          <w:numId w:val="13"/>
        </w:numPr>
        <w:rPr>
          <w:ins w:id="1190" w:author="Gaetan Gaudard" w:date="2020-05-30T19:32:00Z"/>
        </w:rPr>
        <w:pPrChange w:id="1191" w:author="Gaetan Gaudard" w:date="2020-05-30T19:37:00Z">
          <w:pPr>
            <w:widowControl/>
            <w:numPr>
              <w:numId w:val="25"/>
            </w:numPr>
            <w:tabs>
              <w:tab w:val="num" w:pos="720"/>
            </w:tabs>
            <w:suppressAutoHyphens w:val="0"/>
            <w:autoSpaceDN/>
            <w:ind w:left="720" w:hanging="360"/>
            <w:jc w:val="both"/>
          </w:pPr>
        </w:pPrChange>
      </w:pPr>
      <w:ins w:id="1192" w:author="Gaetan Gaudard" w:date="2020-05-30T19:32:00Z">
        <w:r w:rsidRPr="00A72372">
          <w:t xml:space="preserve">L’application sera-t-elle gratuite ? Si oui </w:t>
        </w:r>
      </w:ins>
      <w:ins w:id="1193" w:author="Gaetan Gaudard" w:date="2020-05-30T19:38:00Z">
        <w:r w:rsidRPr="00A72372">
          <w:t>comportera-t-elle</w:t>
        </w:r>
      </w:ins>
      <w:ins w:id="1194" w:author="Gaetan Gaudard" w:date="2020-05-30T19:32:00Z">
        <w:r w:rsidRPr="00A72372">
          <w:t xml:space="preserve"> des pub</w:t>
        </w:r>
      </w:ins>
      <w:ins w:id="1195" w:author="Gaetan Gaudard" w:date="2020-05-30T19:38:00Z">
        <w:r>
          <w:t>licité</w:t>
        </w:r>
      </w:ins>
      <w:ins w:id="1196" w:author="Gaetan Gaudard" w:date="2020-05-30T19:32:00Z">
        <w:r w:rsidRPr="00A72372">
          <w:t>s ?  </w:t>
        </w:r>
      </w:ins>
    </w:p>
    <w:p w14:paraId="7737EDC0" w14:textId="77777777" w:rsidR="00A72372" w:rsidRPr="00A72372" w:rsidRDefault="00A72372">
      <w:pPr>
        <w:pStyle w:val="MonParagraphe"/>
        <w:numPr>
          <w:ilvl w:val="0"/>
          <w:numId w:val="13"/>
        </w:numPr>
        <w:rPr>
          <w:ins w:id="1197" w:author="Gaetan Gaudard" w:date="2020-05-30T19:32:00Z"/>
        </w:rPr>
        <w:pPrChange w:id="1198" w:author="Gaetan Gaudard" w:date="2020-05-30T19:37:00Z">
          <w:pPr>
            <w:widowControl/>
            <w:numPr>
              <w:numId w:val="25"/>
            </w:numPr>
            <w:tabs>
              <w:tab w:val="num" w:pos="720"/>
            </w:tabs>
            <w:suppressAutoHyphens w:val="0"/>
            <w:autoSpaceDN/>
            <w:spacing w:after="240"/>
            <w:ind w:left="720" w:hanging="360"/>
            <w:jc w:val="both"/>
          </w:pPr>
        </w:pPrChange>
      </w:pPr>
      <w:ins w:id="1199" w:author="Gaetan Gaudard" w:date="2020-05-30T19:32:00Z">
        <w:r w:rsidRPr="00A72372">
          <w:t>Comment sera promue l’application ? </w:t>
        </w:r>
      </w:ins>
    </w:p>
    <w:p w14:paraId="37A8DBBB" w14:textId="77777777" w:rsidR="00A72372" w:rsidRPr="00A72372" w:rsidRDefault="00A72372">
      <w:pPr>
        <w:pStyle w:val="MonParagraphe"/>
        <w:rPr>
          <w:ins w:id="1200" w:author="Gaetan Gaudard" w:date="2020-05-30T19:32:00Z"/>
          <w:rFonts w:ascii="Times New Roman" w:hAnsi="Times New Roman"/>
        </w:rPr>
        <w:pPrChange w:id="1201" w:author="Gaetan Gaudard" w:date="2020-05-30T19:32:00Z">
          <w:pPr>
            <w:widowControl/>
            <w:suppressAutoHyphens w:val="0"/>
            <w:autoSpaceDN/>
            <w:spacing w:before="240" w:after="240"/>
            <w:jc w:val="both"/>
            <w:textAlignment w:val="auto"/>
          </w:pPr>
        </w:pPrChange>
      </w:pPr>
      <w:ins w:id="1202" w:author="Gaetan Gaudard" w:date="2020-05-30T19:32:00Z">
        <w:r w:rsidRPr="00A72372">
          <w:t>En fonction de ces critères on peut déterminer le coût de développement de notre application. </w:t>
        </w:r>
      </w:ins>
    </w:p>
    <w:p w14:paraId="64026DDF" w14:textId="7E38B9F5" w:rsidR="00A72372" w:rsidRPr="00A72372" w:rsidRDefault="00A72372">
      <w:pPr>
        <w:pStyle w:val="MonParagraphe"/>
        <w:rPr>
          <w:ins w:id="1203" w:author="Gaetan Gaudard" w:date="2020-05-30T19:32:00Z"/>
          <w:rFonts w:ascii="Times New Roman" w:hAnsi="Times New Roman"/>
        </w:rPr>
        <w:pPrChange w:id="1204" w:author="Gaetan Gaudard" w:date="2020-05-30T19:32:00Z">
          <w:pPr>
            <w:widowControl/>
            <w:suppressAutoHyphens w:val="0"/>
            <w:autoSpaceDN/>
            <w:spacing w:before="240" w:after="240"/>
            <w:jc w:val="both"/>
            <w:textAlignment w:val="auto"/>
          </w:pPr>
        </w:pPrChange>
      </w:pPr>
      <w:ins w:id="1205" w:author="Gaetan Gaudard" w:date="2020-05-30T19:32:00Z">
        <w:r w:rsidRPr="00A72372">
          <w:t xml:space="preserve">Pour minimiser le coût de notre application, nous considérons qu’elle sera développée uniquement sur </w:t>
        </w:r>
      </w:ins>
      <w:ins w:id="1206" w:author="Gaetan Gaudard" w:date="2020-05-30T19:39:00Z">
        <w:r w:rsidRPr="00A72372">
          <w:t>Android</w:t>
        </w:r>
      </w:ins>
      <w:ins w:id="1207" w:author="Gaetan Gaudard" w:date="2020-05-30T19:32:00Z">
        <w:r w:rsidRPr="00A72372">
          <w:t xml:space="preserve"> et ne sera donc pas disponible aux utilisateurs IOS. En effet, les utilisateurs </w:t>
        </w:r>
      </w:ins>
      <w:ins w:id="1208" w:author="Gaetan Gaudard" w:date="2020-05-30T19:39:00Z">
        <w:r w:rsidRPr="00A72372">
          <w:t>Android</w:t>
        </w:r>
      </w:ins>
      <w:ins w:id="1209" w:author="Gaetan Gaudard" w:date="2020-05-30T19:32:00Z">
        <w:r w:rsidRPr="00A72372">
          <w:t xml:space="preserve"> étant plus nombreux que ceux présents sur IOS, on estime préférable de développer l’application uniquement sur </w:t>
        </w:r>
      </w:ins>
      <w:ins w:id="1210" w:author="Gaetan Gaudard" w:date="2020-05-30T19:39:00Z">
        <w:r w:rsidRPr="00A72372">
          <w:t>Android</w:t>
        </w:r>
      </w:ins>
      <w:ins w:id="1211" w:author="Gaetan Gaudard" w:date="2020-05-30T19:32:00Z">
        <w:r w:rsidRPr="00A72372">
          <w:t xml:space="preserve"> pour réduire le coût de mise en service de l'application.  De plus, l’application ne sera pas disponible sur tablette </w:t>
        </w:r>
      </w:ins>
      <w:ins w:id="1212" w:author="Gaetan Gaudard" w:date="2020-05-30T19:39:00Z">
        <w:r w:rsidRPr="00A72372">
          <w:t>Android</w:t>
        </w:r>
      </w:ins>
      <w:ins w:id="1213" w:author="Gaetan Gaudard" w:date="2020-05-30T19:32:00Z">
        <w:r w:rsidRPr="00A72372">
          <w:t xml:space="preserve"> pour minimiser les coûts liés au développement de l’interface graphique. Effectivement pour implémenter une application sur une tablette et sur un smartphone il faut prévoir deux interfaces graphiques différentes, les surfaces d’affichages n’étant pas du même ordre de grandeur. </w:t>
        </w:r>
      </w:ins>
      <w:ins w:id="1214" w:author="Gaetan Gaudard" w:date="2020-05-30T19:41:00Z">
        <w:r>
          <w:t>Comme on recherche un faible coût</w:t>
        </w:r>
      </w:ins>
      <w:ins w:id="1215" w:author="Gaetan Gaudard" w:date="2020-05-30T19:32:00Z">
        <w:r w:rsidRPr="00A72372">
          <w:t xml:space="preserve"> de développement de l’application, une équipe minimale de 3-4 ingénieurs est donc suffisante à sa mise en service sur smartphone. </w:t>
        </w:r>
      </w:ins>
    </w:p>
    <w:p w14:paraId="4C3DF527" w14:textId="77777777" w:rsidR="00A72372" w:rsidRPr="00A72372" w:rsidRDefault="00A72372">
      <w:pPr>
        <w:pStyle w:val="MonParagraphe"/>
        <w:rPr>
          <w:ins w:id="1216" w:author="Gaetan Gaudard" w:date="2020-05-30T19:32:00Z"/>
          <w:rFonts w:ascii="Times New Roman" w:hAnsi="Times New Roman"/>
        </w:rPr>
        <w:pPrChange w:id="1217" w:author="Gaetan Gaudard" w:date="2020-05-30T19:32:00Z">
          <w:pPr>
            <w:widowControl/>
            <w:suppressAutoHyphens w:val="0"/>
            <w:autoSpaceDN/>
            <w:spacing w:before="240" w:after="240"/>
            <w:jc w:val="both"/>
            <w:textAlignment w:val="auto"/>
          </w:pPr>
        </w:pPrChange>
      </w:pPr>
      <w:ins w:id="1218" w:author="Gaetan Gaudard" w:date="2020-05-30T19:32:00Z">
        <w:r w:rsidRPr="00A72372">
          <w:t>Ainsi, en admettant qu’une équipe composée de 4 ingénieurs puisse développer ce type d’application en 1 mois on estime le coût de développement à :</w:t>
        </w:r>
      </w:ins>
    </w:p>
    <w:p w14:paraId="7FF2BDA5" w14:textId="4AC54B9D" w:rsidR="00A72372" w:rsidRPr="00A72372" w:rsidRDefault="00A72372">
      <w:pPr>
        <w:pStyle w:val="MonParagraphe"/>
        <w:numPr>
          <w:ilvl w:val="0"/>
          <w:numId w:val="28"/>
        </w:numPr>
        <w:rPr>
          <w:ins w:id="1219" w:author="Gaetan Gaudard" w:date="2020-05-30T19:32:00Z"/>
        </w:rPr>
        <w:pPrChange w:id="1220" w:author="Gaetan Gaudard" w:date="2020-05-30T19:41:00Z">
          <w:pPr>
            <w:widowControl/>
            <w:numPr>
              <w:numId w:val="26"/>
            </w:numPr>
            <w:tabs>
              <w:tab w:val="num" w:pos="720"/>
            </w:tabs>
            <w:suppressAutoHyphens w:val="0"/>
            <w:autoSpaceDN/>
            <w:spacing w:before="240"/>
            <w:ind w:left="720" w:hanging="360"/>
            <w:jc w:val="both"/>
          </w:pPr>
        </w:pPrChange>
      </w:pPr>
      <w:ins w:id="1221" w:author="Gaetan Gaudard" w:date="2020-05-30T19:32:00Z">
        <w:r w:rsidRPr="00A72372">
          <w:t xml:space="preserve">12 000 </w:t>
        </w:r>
      </w:ins>
      <w:ins w:id="1222" w:author="Gaetan Gaudard" w:date="2020-05-30T19:41:00Z">
        <w:r w:rsidRPr="00A72372">
          <w:t>€ pour</w:t>
        </w:r>
      </w:ins>
      <w:ins w:id="1223" w:author="Gaetan Gaudard" w:date="2020-05-30T19:32:00Z">
        <w:r w:rsidRPr="00A72372">
          <w:t xml:space="preserve"> le salaire moyen de 4 ingénieurs </w:t>
        </w:r>
      </w:ins>
      <w:ins w:id="1224" w:author="Gaetan Gaudard" w:date="2020-05-30T19:42:00Z">
        <w:r>
          <w:t>compétents dans le domaine</w:t>
        </w:r>
      </w:ins>
    </w:p>
    <w:p w14:paraId="1E625309" w14:textId="6B7444FA" w:rsidR="00A72372" w:rsidRPr="00A72372" w:rsidRDefault="00A72372">
      <w:pPr>
        <w:pStyle w:val="MonParagraphe"/>
        <w:numPr>
          <w:ilvl w:val="0"/>
          <w:numId w:val="28"/>
        </w:numPr>
        <w:rPr>
          <w:ins w:id="1225" w:author="Gaetan Gaudard" w:date="2020-05-30T19:32:00Z"/>
        </w:rPr>
        <w:pPrChange w:id="1226" w:author="Gaetan Gaudard" w:date="2020-05-30T19:41:00Z">
          <w:pPr>
            <w:widowControl/>
            <w:numPr>
              <w:numId w:val="26"/>
            </w:numPr>
            <w:tabs>
              <w:tab w:val="num" w:pos="720"/>
            </w:tabs>
            <w:suppressAutoHyphens w:val="0"/>
            <w:autoSpaceDN/>
            <w:spacing w:after="240"/>
            <w:ind w:left="720" w:hanging="360"/>
            <w:jc w:val="both"/>
          </w:pPr>
        </w:pPrChange>
      </w:pPr>
      <w:ins w:id="1227" w:author="Gaetan Gaudard" w:date="2020-05-30T19:32:00Z">
        <w:r w:rsidRPr="00A72372">
          <w:t>25 € pour les frais de mise en service sur Google Play</w:t>
        </w:r>
      </w:ins>
    </w:p>
    <w:p w14:paraId="3D184FEB" w14:textId="2B03A72A" w:rsidR="00A72372" w:rsidRPr="00A72372" w:rsidRDefault="00A72372">
      <w:pPr>
        <w:pStyle w:val="MonParagraphe"/>
        <w:rPr>
          <w:ins w:id="1228" w:author="Gaetan Gaudard" w:date="2020-05-30T19:32:00Z"/>
          <w:rFonts w:ascii="Times New Roman" w:hAnsi="Times New Roman"/>
        </w:rPr>
        <w:pPrChange w:id="1229" w:author="Gaetan Gaudard" w:date="2020-05-30T19:32:00Z">
          <w:pPr>
            <w:widowControl/>
            <w:suppressAutoHyphens w:val="0"/>
            <w:autoSpaceDN/>
            <w:spacing w:before="240" w:after="240"/>
            <w:jc w:val="both"/>
            <w:textAlignment w:val="auto"/>
          </w:pPr>
        </w:pPrChange>
      </w:pPr>
      <w:ins w:id="1230" w:author="Gaetan Gaudard" w:date="2020-05-30T19:32:00Z">
        <w:r w:rsidRPr="00A72372">
          <w:t xml:space="preserve">Ensuite pour </w:t>
        </w:r>
      </w:ins>
      <w:ins w:id="1231" w:author="Gaetan Gaudard" w:date="2020-05-30T19:43:00Z">
        <w:r>
          <w:t>populariser</w:t>
        </w:r>
      </w:ins>
      <w:ins w:id="1232" w:author="Gaetan Gaudard" w:date="2020-05-30T19:32:00Z">
        <w:r w:rsidRPr="00A72372">
          <w:t xml:space="preserve"> l’utilisation de notre application il faut compter des frais de promotion. Pour limiter les coûts de promotion de notre application on peut imaginer qu’elle sera promue par l’intermédiaire des réseaux sociaux, de spots publicitaires diffusés à la radio et sur les bus, abribus. On peut chiffrer les coûts de promotion dans ces conditions à : </w:t>
        </w:r>
      </w:ins>
    </w:p>
    <w:p w14:paraId="68BEC76E" w14:textId="37DDCAF8" w:rsidR="00A72372" w:rsidRPr="00A72372" w:rsidRDefault="00A72372">
      <w:pPr>
        <w:pStyle w:val="MonParagraphe"/>
        <w:numPr>
          <w:ilvl w:val="0"/>
          <w:numId w:val="29"/>
        </w:numPr>
        <w:rPr>
          <w:ins w:id="1233" w:author="Gaetan Gaudard" w:date="2020-05-30T19:32:00Z"/>
          <w:rFonts w:ascii="Times New Roman" w:hAnsi="Times New Roman"/>
        </w:rPr>
        <w:pPrChange w:id="1234" w:author="Gaetan Gaudard" w:date="2020-05-30T19:43:00Z">
          <w:pPr>
            <w:widowControl/>
            <w:numPr>
              <w:numId w:val="27"/>
            </w:numPr>
            <w:tabs>
              <w:tab w:val="num" w:pos="720"/>
            </w:tabs>
            <w:suppressAutoHyphens w:val="0"/>
            <w:autoSpaceDN/>
            <w:spacing w:before="240"/>
            <w:ind w:left="720" w:hanging="360"/>
            <w:jc w:val="both"/>
          </w:pPr>
        </w:pPrChange>
      </w:pPr>
      <w:ins w:id="1235" w:author="Gaetan Gaudard" w:date="2020-05-30T19:32:00Z">
        <w:r w:rsidRPr="00A72372">
          <w:t>70-110</w:t>
        </w:r>
      </w:ins>
      <w:ins w:id="1236" w:author="Gaetan Gaudard" w:date="2020-05-30T19:45:00Z">
        <w:r>
          <w:t xml:space="preserve"> </w:t>
        </w:r>
      </w:ins>
      <w:ins w:id="1237" w:author="Gaetan Gaudard" w:date="2020-05-30T19:32:00Z">
        <w:r w:rsidRPr="00A72372">
          <w:t>€ HT pour l’affichage temporaire d’une pub présente sur les grands axes routiers à destination des automobilistes.</w:t>
        </w:r>
      </w:ins>
      <w:r w:rsidR="00F321D8" w:rsidRPr="00F321D8">
        <w:rPr>
          <w:color w:val="FF0000"/>
          <w:rPrChange w:id="1238" w:author="Gaetan Gaudard" w:date="2020-05-30T19:45:00Z">
            <w:rPr>
              <w:color w:val="FF0000"/>
            </w:rPr>
          </w:rPrChange>
        </w:rPr>
        <w:t xml:space="preserve"> </w:t>
      </w:r>
      <w:ins w:id="1239" w:author="Gaetan Gaudard" w:date="2020-05-30T19:32:00Z">
        <w:r w:rsidR="00F321D8" w:rsidRPr="00F321D8">
          <w:rPr>
            <w:rFonts w:eastAsia="Bitstream Vera Sans"/>
            <w:rPrChange w:id="1240" w:author="Gaetan Gaudard" w:date="2020-05-30T19:45:00Z">
              <w:rPr/>
            </w:rPrChange>
          </w:rPr>
          <w:t>ref[</w:t>
        </w:r>
      </w:ins>
      <w:r w:rsidR="00F321D8">
        <w:rPr>
          <w:rFonts w:eastAsia="Bitstream Vera Sans"/>
        </w:rPr>
        <w:t>12</w:t>
      </w:r>
      <w:ins w:id="1241" w:author="Gaetan Gaudard" w:date="2020-05-30T19:32:00Z">
        <w:r w:rsidR="00F321D8" w:rsidRPr="00F321D8">
          <w:rPr>
            <w:rFonts w:eastAsia="Bitstream Vera Sans"/>
            <w:rPrChange w:id="1242" w:author="Gaetan Gaudard" w:date="2020-05-30T19:45:00Z">
              <w:rPr/>
            </w:rPrChange>
          </w:rPr>
          <w:t>]</w:t>
        </w:r>
        <w:r w:rsidR="00F321D8" w:rsidRPr="00A72372">
          <w:rPr>
            <w:color w:val="FF0000"/>
            <w:rPrChange w:id="1243" w:author="Gaetan Gaudard" w:date="2020-05-30T19:45:00Z">
              <w:rPr/>
            </w:rPrChange>
          </w:rPr>
          <w:t> </w:t>
        </w:r>
      </w:ins>
    </w:p>
    <w:p w14:paraId="79F5B7BA" w14:textId="29B76E45" w:rsidR="00A72372" w:rsidRPr="00A72372" w:rsidRDefault="00A72372">
      <w:pPr>
        <w:pStyle w:val="MonParagraphe"/>
        <w:numPr>
          <w:ilvl w:val="0"/>
          <w:numId w:val="29"/>
        </w:numPr>
        <w:rPr>
          <w:ins w:id="1244" w:author="Gaetan Gaudard" w:date="2020-05-30T19:32:00Z"/>
          <w:sz w:val="20"/>
          <w:szCs w:val="20"/>
        </w:rPr>
        <w:pPrChange w:id="1245" w:author="Gaetan Gaudard" w:date="2020-05-30T19:43:00Z">
          <w:pPr>
            <w:widowControl/>
            <w:numPr>
              <w:numId w:val="27"/>
            </w:numPr>
            <w:tabs>
              <w:tab w:val="num" w:pos="720"/>
            </w:tabs>
            <w:suppressAutoHyphens w:val="0"/>
            <w:autoSpaceDN/>
            <w:ind w:left="720" w:hanging="360"/>
            <w:jc w:val="both"/>
          </w:pPr>
        </w:pPrChange>
      </w:pPr>
      <w:ins w:id="1246" w:author="Gaetan Gaudard" w:date="2020-05-30T19:32:00Z">
        <w:r w:rsidRPr="00A72372">
          <w:t>55-90</w:t>
        </w:r>
      </w:ins>
      <w:ins w:id="1247" w:author="Gaetan Gaudard" w:date="2020-05-30T19:45:00Z">
        <w:r>
          <w:t xml:space="preserve"> </w:t>
        </w:r>
      </w:ins>
      <w:ins w:id="1248" w:author="Gaetan Gaudard" w:date="2020-05-30T19:32:00Z">
        <w:r w:rsidRPr="00A72372">
          <w:t>€ pour l’affichage temporaire d’une pub à l’arrière d’un bus</w:t>
        </w:r>
      </w:ins>
      <w:r w:rsidR="00F321D8">
        <w:t>.</w:t>
      </w:r>
      <w:r w:rsidR="00F321D8" w:rsidRPr="00F321D8">
        <w:rPr>
          <w:color w:val="FF0000"/>
          <w:rPrChange w:id="1249" w:author="Gaetan Gaudard" w:date="2020-05-30T19:45:00Z">
            <w:rPr>
              <w:color w:val="FF0000"/>
            </w:rPr>
          </w:rPrChange>
        </w:rPr>
        <w:t xml:space="preserve"> </w:t>
      </w:r>
      <w:ins w:id="1250" w:author="Gaetan Gaudard" w:date="2020-05-30T19:32:00Z">
        <w:r w:rsidR="00F321D8" w:rsidRPr="00F321D8">
          <w:rPr>
            <w:rFonts w:eastAsia="Bitstream Vera Sans"/>
            <w:rPrChange w:id="1251" w:author="Gaetan Gaudard" w:date="2020-05-30T19:45:00Z">
              <w:rPr/>
            </w:rPrChange>
          </w:rPr>
          <w:t>ref[</w:t>
        </w:r>
      </w:ins>
      <w:r w:rsidR="00F321D8">
        <w:rPr>
          <w:rFonts w:eastAsia="Bitstream Vera Sans"/>
        </w:rPr>
        <w:t>12</w:t>
      </w:r>
      <w:ins w:id="1252" w:author="Gaetan Gaudard" w:date="2020-05-30T19:32:00Z">
        <w:r w:rsidR="00F321D8" w:rsidRPr="00F321D8">
          <w:rPr>
            <w:rFonts w:eastAsia="Bitstream Vera Sans"/>
            <w:rPrChange w:id="1253" w:author="Gaetan Gaudard" w:date="2020-05-30T19:45:00Z">
              <w:rPr/>
            </w:rPrChange>
          </w:rPr>
          <w:t>]</w:t>
        </w:r>
        <w:r w:rsidR="00F321D8" w:rsidRPr="00A72372">
          <w:rPr>
            <w:color w:val="FF0000"/>
            <w:rPrChange w:id="1254" w:author="Gaetan Gaudard" w:date="2020-05-30T19:45:00Z">
              <w:rPr/>
            </w:rPrChange>
          </w:rPr>
          <w:t> </w:t>
        </w:r>
      </w:ins>
    </w:p>
    <w:p w14:paraId="62964292" w14:textId="596C5A72" w:rsidR="00A72372" w:rsidRPr="00A72372" w:rsidRDefault="00A72372">
      <w:pPr>
        <w:pStyle w:val="MonParagraphe"/>
        <w:numPr>
          <w:ilvl w:val="0"/>
          <w:numId w:val="29"/>
        </w:numPr>
        <w:rPr>
          <w:ins w:id="1255" w:author="Gaetan Gaudard" w:date="2020-05-30T19:32:00Z"/>
          <w:rFonts w:ascii="Times New Roman" w:hAnsi="Times New Roman"/>
        </w:rPr>
        <w:pPrChange w:id="1256" w:author="Gaetan Gaudard" w:date="2020-05-30T19:43:00Z">
          <w:pPr>
            <w:widowControl/>
            <w:numPr>
              <w:numId w:val="27"/>
            </w:numPr>
            <w:tabs>
              <w:tab w:val="num" w:pos="720"/>
            </w:tabs>
            <w:suppressAutoHyphens w:val="0"/>
            <w:autoSpaceDN/>
            <w:ind w:left="720" w:hanging="360"/>
            <w:jc w:val="both"/>
          </w:pPr>
        </w:pPrChange>
      </w:pPr>
      <w:ins w:id="1257" w:author="Gaetan Gaudard" w:date="2020-05-30T19:32:00Z">
        <w:r w:rsidRPr="00A72372">
          <w:t>250 € pour une annonce publicitaire de 30 secondes diffusée entre 7h et 9h pour une radio parisienne et seulement 70 € si elle est diffusée entre 19h et 20h.</w:t>
        </w:r>
      </w:ins>
      <w:r w:rsidR="00F321D8" w:rsidRPr="00F321D8">
        <w:rPr>
          <w:color w:val="FF0000"/>
          <w:rPrChange w:id="1258" w:author="Gaetan Gaudard" w:date="2020-05-30T19:45:00Z">
            <w:rPr>
              <w:color w:val="FF0000"/>
            </w:rPr>
          </w:rPrChange>
        </w:rPr>
        <w:t xml:space="preserve"> </w:t>
      </w:r>
      <w:ins w:id="1259" w:author="Gaetan Gaudard" w:date="2020-05-30T19:32:00Z">
        <w:r w:rsidR="00F321D8" w:rsidRPr="00F321D8">
          <w:rPr>
            <w:rFonts w:eastAsia="Bitstream Vera Sans"/>
            <w:rPrChange w:id="1260" w:author="Gaetan Gaudard" w:date="2020-05-30T19:45:00Z">
              <w:rPr/>
            </w:rPrChange>
          </w:rPr>
          <w:t>ref[</w:t>
        </w:r>
      </w:ins>
      <w:r w:rsidR="00F321D8">
        <w:rPr>
          <w:rFonts w:eastAsia="Bitstream Vera Sans"/>
        </w:rPr>
        <w:t>11</w:t>
      </w:r>
      <w:ins w:id="1261" w:author="Gaetan Gaudard" w:date="2020-05-30T19:32:00Z">
        <w:r w:rsidR="00F321D8" w:rsidRPr="00F321D8">
          <w:rPr>
            <w:rFonts w:eastAsia="Bitstream Vera Sans"/>
            <w:rPrChange w:id="1262" w:author="Gaetan Gaudard" w:date="2020-05-30T19:45:00Z">
              <w:rPr/>
            </w:rPrChange>
          </w:rPr>
          <w:t>]</w:t>
        </w:r>
        <w:r w:rsidR="00F321D8" w:rsidRPr="00A72372">
          <w:rPr>
            <w:color w:val="FF0000"/>
            <w:rPrChange w:id="1263" w:author="Gaetan Gaudard" w:date="2020-05-30T19:45:00Z">
              <w:rPr/>
            </w:rPrChange>
          </w:rPr>
          <w:t> </w:t>
        </w:r>
      </w:ins>
    </w:p>
    <w:p w14:paraId="3984B960" w14:textId="41AABFCA" w:rsidR="00A72372" w:rsidRPr="00A72372" w:rsidRDefault="00A72372">
      <w:pPr>
        <w:pStyle w:val="MonParagraphe"/>
        <w:numPr>
          <w:ilvl w:val="0"/>
          <w:numId w:val="29"/>
        </w:numPr>
        <w:rPr>
          <w:ins w:id="1264" w:author="Gaetan Gaudard" w:date="2020-05-30T19:32:00Z"/>
          <w:rFonts w:ascii="Times New Roman" w:hAnsi="Times New Roman"/>
        </w:rPr>
        <w:pPrChange w:id="1265" w:author="Gaetan Gaudard" w:date="2020-05-30T19:43:00Z">
          <w:pPr>
            <w:widowControl/>
            <w:numPr>
              <w:numId w:val="27"/>
            </w:numPr>
            <w:tabs>
              <w:tab w:val="num" w:pos="720"/>
            </w:tabs>
            <w:suppressAutoHyphens w:val="0"/>
            <w:autoSpaceDN/>
            <w:ind w:left="720" w:hanging="360"/>
            <w:jc w:val="both"/>
          </w:pPr>
        </w:pPrChange>
      </w:pPr>
      <w:ins w:id="1266" w:author="Gaetan Gaudard" w:date="2020-05-30T19:32:00Z">
        <w:r w:rsidRPr="00A72372">
          <w:t xml:space="preserve">70 </w:t>
        </w:r>
      </w:ins>
      <w:ins w:id="1267" w:author="Gaetan Gaudard" w:date="2020-05-30T19:45:00Z">
        <w:r w:rsidRPr="00A72372">
          <w:t>€ pour</w:t>
        </w:r>
      </w:ins>
      <w:ins w:id="1268" w:author="Gaetan Gaudard" w:date="2020-05-30T19:32:00Z">
        <w:r w:rsidRPr="00A72372">
          <w:t xml:space="preserve"> la même annonce publicitaire diffusée entre 7</w:t>
        </w:r>
      </w:ins>
      <w:ins w:id="1269" w:author="Gaetan Gaudard" w:date="2020-05-30T19:47:00Z">
        <w:r>
          <w:t>h</w:t>
        </w:r>
      </w:ins>
      <w:ins w:id="1270" w:author="Gaetan Gaudard" w:date="2020-05-30T19:32:00Z">
        <w:r w:rsidRPr="00A72372">
          <w:t xml:space="preserve"> et 9</w:t>
        </w:r>
      </w:ins>
      <w:ins w:id="1271" w:author="Gaetan Gaudard" w:date="2020-05-30T19:47:00Z">
        <w:r>
          <w:t>h</w:t>
        </w:r>
        <w:r w:rsidRPr="00A72372">
          <w:t> dans</w:t>
        </w:r>
      </w:ins>
      <w:ins w:id="1272" w:author="Gaetan Gaudard" w:date="2020-05-30T19:32:00Z">
        <w:r w:rsidRPr="00A72372">
          <w:t xml:space="preserve"> une radio régionale et seulement 20€ entre 19h et 20h.</w:t>
        </w:r>
      </w:ins>
      <w:r w:rsidR="00F321D8" w:rsidRPr="00F321D8">
        <w:rPr>
          <w:color w:val="FF0000"/>
          <w:rPrChange w:id="1273" w:author="Gaetan Gaudard" w:date="2020-05-30T19:45:00Z">
            <w:rPr>
              <w:color w:val="FF0000"/>
            </w:rPr>
          </w:rPrChange>
        </w:rPr>
        <w:t xml:space="preserve"> </w:t>
      </w:r>
      <w:ins w:id="1274" w:author="Gaetan Gaudard" w:date="2020-05-30T19:32:00Z">
        <w:r w:rsidR="00F321D8" w:rsidRPr="00F321D8">
          <w:rPr>
            <w:rFonts w:eastAsia="Bitstream Vera Sans"/>
            <w:rPrChange w:id="1275" w:author="Gaetan Gaudard" w:date="2020-05-30T19:45:00Z">
              <w:rPr/>
            </w:rPrChange>
          </w:rPr>
          <w:t>ref[</w:t>
        </w:r>
      </w:ins>
      <w:r w:rsidR="00F321D8">
        <w:rPr>
          <w:rFonts w:eastAsia="Bitstream Vera Sans"/>
        </w:rPr>
        <w:t>11</w:t>
      </w:r>
      <w:ins w:id="1276" w:author="Gaetan Gaudard" w:date="2020-05-30T19:32:00Z">
        <w:r w:rsidR="00F321D8" w:rsidRPr="00F321D8">
          <w:rPr>
            <w:rFonts w:eastAsia="Bitstream Vera Sans"/>
            <w:rPrChange w:id="1277" w:author="Gaetan Gaudard" w:date="2020-05-30T19:45:00Z">
              <w:rPr/>
            </w:rPrChange>
          </w:rPr>
          <w:t>]</w:t>
        </w:r>
        <w:r w:rsidR="00F321D8" w:rsidRPr="00A72372">
          <w:rPr>
            <w:color w:val="FF0000"/>
            <w:rPrChange w:id="1278" w:author="Gaetan Gaudard" w:date="2020-05-30T19:45:00Z">
              <w:rPr/>
            </w:rPrChange>
          </w:rPr>
          <w:t> </w:t>
        </w:r>
      </w:ins>
    </w:p>
    <w:p w14:paraId="33C865A7" w14:textId="2FCF9D68" w:rsidR="00A72372" w:rsidRPr="00A72372" w:rsidRDefault="00A72372">
      <w:pPr>
        <w:pStyle w:val="MonParagraphe"/>
        <w:numPr>
          <w:ilvl w:val="0"/>
          <w:numId w:val="29"/>
        </w:numPr>
        <w:rPr>
          <w:ins w:id="1279" w:author="Gaetan Gaudard" w:date="2020-05-30T19:32:00Z"/>
        </w:rPr>
        <w:pPrChange w:id="1280" w:author="Gaetan Gaudard" w:date="2020-05-30T19:46:00Z">
          <w:pPr>
            <w:widowControl/>
            <w:numPr>
              <w:numId w:val="27"/>
            </w:numPr>
            <w:tabs>
              <w:tab w:val="num" w:pos="720"/>
            </w:tabs>
            <w:suppressAutoHyphens w:val="0"/>
            <w:autoSpaceDN/>
            <w:spacing w:after="240"/>
            <w:ind w:left="720" w:hanging="360"/>
            <w:jc w:val="both"/>
          </w:pPr>
        </w:pPrChange>
      </w:pPr>
      <w:ins w:id="1281" w:author="Gaetan Gaudard" w:date="2020-05-30T19:32:00Z">
        <w:r w:rsidRPr="00A72372">
          <w:t>Il faut compter environ 1500€ /mois pour une campagne de pub sur 3 réseaux sociaux comprenant 45 messages sociaux, 10 images personnalisés, 4 campagnes publicitaires</w:t>
        </w:r>
      </w:ins>
      <w:r w:rsidR="00590E43">
        <w:t xml:space="preserve">. </w:t>
      </w:r>
      <w:ins w:id="1282" w:author="Gaetan Gaudard" w:date="2020-05-30T19:32:00Z">
        <w:r w:rsidR="00590E43" w:rsidRPr="00F321D8">
          <w:rPr>
            <w:rFonts w:eastAsia="Bitstream Vera Sans"/>
            <w:rPrChange w:id="1283" w:author="Gaetan Gaudard" w:date="2020-05-30T19:45:00Z">
              <w:rPr/>
            </w:rPrChange>
          </w:rPr>
          <w:t>ref[</w:t>
        </w:r>
      </w:ins>
      <w:r w:rsidR="00590E43">
        <w:rPr>
          <w:rFonts w:eastAsia="Bitstream Vera Sans"/>
        </w:rPr>
        <w:t>14</w:t>
      </w:r>
      <w:ins w:id="1284" w:author="Gaetan Gaudard" w:date="2020-05-30T19:32:00Z">
        <w:r w:rsidR="00590E43" w:rsidRPr="00F321D8">
          <w:rPr>
            <w:rFonts w:eastAsia="Bitstream Vera Sans"/>
            <w:rPrChange w:id="1285" w:author="Gaetan Gaudard" w:date="2020-05-30T19:45:00Z">
              <w:rPr/>
            </w:rPrChange>
          </w:rPr>
          <w:t>]</w:t>
        </w:r>
        <w:r w:rsidR="00590E43" w:rsidRPr="00A72372">
          <w:rPr>
            <w:color w:val="FF0000"/>
            <w:rPrChange w:id="1286" w:author="Gaetan Gaudard" w:date="2020-05-30T19:45:00Z">
              <w:rPr/>
            </w:rPrChange>
          </w:rPr>
          <w:t> </w:t>
        </w:r>
      </w:ins>
    </w:p>
    <w:p w14:paraId="29F07FFA" w14:textId="77777777" w:rsidR="00A72372" w:rsidRPr="00A72372" w:rsidRDefault="00A72372">
      <w:pPr>
        <w:pStyle w:val="MonParagraphe"/>
        <w:rPr>
          <w:ins w:id="1287" w:author="Gaetan Gaudard" w:date="2020-05-30T19:32:00Z"/>
          <w:rFonts w:ascii="Times New Roman" w:hAnsi="Times New Roman"/>
        </w:rPr>
        <w:pPrChange w:id="1288" w:author="Gaetan Gaudard" w:date="2020-05-30T19:32:00Z">
          <w:pPr>
            <w:widowControl/>
            <w:suppressAutoHyphens w:val="0"/>
            <w:autoSpaceDN/>
            <w:spacing w:before="240" w:after="240"/>
            <w:jc w:val="both"/>
            <w:textAlignment w:val="auto"/>
          </w:pPr>
        </w:pPrChange>
      </w:pPr>
      <w:ins w:id="1289" w:author="Gaetan Gaudard" w:date="2020-05-30T19:32:00Z">
        <w:r w:rsidRPr="00A72372">
          <w:t>Cela représente un total de 2150€ pour une campagne de promotion d’un mois. </w:t>
        </w:r>
      </w:ins>
    </w:p>
    <w:p w14:paraId="0A6A582A" w14:textId="7BE2C4D8" w:rsidR="00A72372" w:rsidRPr="00A72372" w:rsidRDefault="00A72372">
      <w:pPr>
        <w:pStyle w:val="MonParagraphe"/>
        <w:rPr>
          <w:ins w:id="1290" w:author="Gaetan Gaudard" w:date="2020-05-30T19:32:00Z"/>
          <w:rFonts w:ascii="Times New Roman" w:hAnsi="Times New Roman"/>
        </w:rPr>
        <w:pPrChange w:id="1291" w:author="Gaetan Gaudard" w:date="2020-05-30T19:32:00Z">
          <w:pPr>
            <w:widowControl/>
            <w:suppressAutoHyphens w:val="0"/>
            <w:autoSpaceDN/>
            <w:spacing w:before="240" w:after="240"/>
            <w:jc w:val="both"/>
            <w:textAlignment w:val="auto"/>
          </w:pPr>
        </w:pPrChange>
      </w:pPr>
      <w:ins w:id="1292" w:author="Gaetan Gaudard" w:date="2020-05-30T19:32:00Z">
        <w:r w:rsidRPr="00A72372">
          <w:lastRenderedPageBreak/>
          <w:t xml:space="preserve">Ainsi en réduisant au maximum le coût de développement </w:t>
        </w:r>
      </w:ins>
      <w:ins w:id="1293" w:author="Gaetan Gaudard" w:date="2020-05-30T19:47:00Z">
        <w:r w:rsidRPr="00A72372">
          <w:t>de notre</w:t>
        </w:r>
      </w:ins>
      <w:ins w:id="1294" w:author="Gaetan Gaudard" w:date="2020-05-30T19:32:00Z">
        <w:r w:rsidRPr="00A72372">
          <w:t xml:space="preserve"> application nous arrivons à un total de 14 175€ à débourser pour la société de grande surface. Cela représente un faible coût d’investissement pour une société de grande surface puisqu’en moyenne le chiffre d’affaire d’une caisse d’un magasin bien situé est compris entre 10 000 et 15 000€ par jour. </w:t>
        </w:r>
      </w:ins>
    </w:p>
    <w:p w14:paraId="2CC4FB88" w14:textId="68F79A77" w:rsidR="00A72372" w:rsidRDefault="00A72372" w:rsidP="00A72372">
      <w:pPr>
        <w:pStyle w:val="MonParagraphe"/>
        <w:rPr>
          <w:ins w:id="1295" w:author="Gaetan Gaudard" w:date="2020-05-30T19:34:00Z"/>
        </w:rPr>
      </w:pPr>
      <w:ins w:id="1296" w:author="Gaetan Gaudard" w:date="2020-05-30T19:32:00Z">
        <w:r w:rsidRPr="00A72372">
          <w:t xml:space="preserve">Une fois mise à disposition des consommateurs, l’application sera fonctionnelle mais présentée avec une interface graphique simpliste et très épurée. On peut alors prévoir que l’application sera très peu utilisée car ne présentant aucun avantage en comparaison à ses concurrents directs, à savoir </w:t>
        </w:r>
        <w:proofErr w:type="spellStart"/>
        <w:r w:rsidRPr="00A72372">
          <w:t>Yuka</w:t>
        </w:r>
        <w:proofErr w:type="spellEnd"/>
        <w:r w:rsidRPr="00A72372">
          <w:t xml:space="preserve">, </w:t>
        </w:r>
        <w:proofErr w:type="spellStart"/>
        <w:r w:rsidRPr="00A72372">
          <w:t>Kwalito</w:t>
        </w:r>
        <w:proofErr w:type="spellEnd"/>
        <w:r w:rsidRPr="00A72372">
          <w:t xml:space="preserve"> ou encore </w:t>
        </w:r>
        <w:proofErr w:type="spellStart"/>
        <w:r w:rsidRPr="00A72372">
          <w:t>BuyOrNot</w:t>
        </w:r>
        <w:proofErr w:type="spellEnd"/>
        <w:r w:rsidRPr="00A72372">
          <w:t>. L’application pourrait même ternir l’image de marque de la société de grande distribution. En effet, l’application n’étant pas disponible sur IOS, on peut aisément prévoir que les consommateurs possesseurs d</w:t>
        </w:r>
      </w:ins>
      <w:ins w:id="1297" w:author="Gaetan Gaudard" w:date="2020-05-30T19:48:00Z">
        <w:r>
          <w:t xml:space="preserve">’un </w:t>
        </w:r>
      </w:ins>
      <w:proofErr w:type="spellStart"/>
      <w:ins w:id="1298" w:author="Gaetan Gaudard" w:date="2020-05-30T19:32:00Z">
        <w:r w:rsidRPr="00A72372">
          <w:t>Iphone</w:t>
        </w:r>
        <w:proofErr w:type="spellEnd"/>
        <w:r w:rsidRPr="00A72372">
          <w:t xml:space="preserve"> se sentiront lésés. De plus l’interface graphique étant simpliste et basique elle renvoie une image d’application </w:t>
        </w:r>
        <w:proofErr w:type="spellStart"/>
        <w:r w:rsidRPr="00A72372">
          <w:t>low</w:t>
        </w:r>
        <w:proofErr w:type="spellEnd"/>
        <w:r w:rsidRPr="00A72372">
          <w:t xml:space="preserve"> </w:t>
        </w:r>
        <w:proofErr w:type="spellStart"/>
        <w:r w:rsidRPr="00A72372">
          <w:t>cost</w:t>
        </w:r>
        <w:proofErr w:type="spellEnd"/>
        <w:r w:rsidRPr="00A72372">
          <w:t xml:space="preserve"> et ne participe donc pas à donner une bonne image de marque. Il paraît alors compliqué, pour la société, de faire un quelconque bénéfice grâce à cette application à faible coût. </w:t>
        </w:r>
      </w:ins>
    </w:p>
    <w:p w14:paraId="0113929E" w14:textId="66EC7690" w:rsidR="00A72372" w:rsidRDefault="00A72372" w:rsidP="00A72372">
      <w:pPr>
        <w:pStyle w:val="MonParagraphe"/>
        <w:rPr>
          <w:ins w:id="1299" w:author="Gaetan Gaudard" w:date="2020-05-30T19:34:00Z"/>
        </w:rPr>
      </w:pPr>
    </w:p>
    <w:p w14:paraId="188D50E0" w14:textId="72BC4137" w:rsidR="00A72372" w:rsidRPr="009A5A6D" w:rsidRDefault="00A72372" w:rsidP="009A5A6D">
      <w:pPr>
        <w:pStyle w:val="MonTitreSousSection"/>
        <w:rPr>
          <w:ins w:id="1300" w:author="Gaetan Gaudard" w:date="2020-05-30T19:34:00Z"/>
        </w:rPr>
        <w:pPrChange w:id="1301" w:author="Gaetan Gaudard" w:date="2020-05-30T20:13:00Z">
          <w:pPr>
            <w:pStyle w:val="MonParagraphe"/>
          </w:pPr>
        </w:pPrChange>
      </w:pPr>
      <w:bookmarkStart w:id="1302" w:name="_Toc41838521"/>
      <w:ins w:id="1303" w:author="Gaetan Gaudard" w:date="2020-05-30T20:13:00Z">
        <w:r w:rsidRPr="009A5A6D">
          <w:t>Application complète à coût élevé</w:t>
        </w:r>
      </w:ins>
      <w:bookmarkEnd w:id="1302"/>
    </w:p>
    <w:p w14:paraId="2722FDD2" w14:textId="735B49C7" w:rsidR="00A72372" w:rsidRDefault="00A72372" w:rsidP="00A72372">
      <w:pPr>
        <w:pStyle w:val="MonParagraphe"/>
        <w:rPr>
          <w:ins w:id="1304" w:author="Gaetan Gaudard" w:date="2020-05-30T20:25:00Z"/>
        </w:rPr>
      </w:pPr>
      <w:ins w:id="1305" w:author="Gaetan Gaudard" w:date="2020-05-30T20:15:00Z">
        <w:r>
          <w:t xml:space="preserve">Même si notre projet </w:t>
        </w:r>
      </w:ins>
      <w:ins w:id="1306" w:author="Gaetan Gaudard" w:date="2020-05-30T20:17:00Z">
        <w:r>
          <w:t>rentre plu</w:t>
        </w:r>
      </w:ins>
      <w:ins w:id="1307" w:author="Gaetan Gaudard" w:date="2020-05-30T20:21:00Z">
        <w:r>
          <w:t>tôt</w:t>
        </w:r>
      </w:ins>
      <w:ins w:id="1308" w:author="Gaetan Gaudard" w:date="2020-05-30T20:17:00Z">
        <w:r>
          <w:t xml:space="preserve"> dans </w:t>
        </w:r>
      </w:ins>
      <w:ins w:id="1309" w:author="Gaetan Gaudard" w:date="2020-05-30T20:18:00Z">
        <w:r>
          <w:t>le cadre d’une application simplifiée à faible coût comme vue ci-dessus</w:t>
        </w:r>
      </w:ins>
      <w:ins w:id="1310" w:author="Gaetan Gaudard" w:date="2020-05-30T20:21:00Z">
        <w:r>
          <w:t>, nous pouvons tout de mê</w:t>
        </w:r>
      </w:ins>
      <w:ins w:id="1311" w:author="Gaetan Gaudard" w:date="2020-05-30T20:22:00Z">
        <w:r>
          <w:t xml:space="preserve">me nous intéresser à ce que les leaders de la grande distribution </w:t>
        </w:r>
      </w:ins>
      <w:ins w:id="1312" w:author="Gaetan Gaudard" w:date="2020-05-30T20:23:00Z">
        <w:r>
          <w:t>attendent en général de ce genre d’application.</w:t>
        </w:r>
      </w:ins>
    </w:p>
    <w:p w14:paraId="477BD15D" w14:textId="72BF2C5E" w:rsidR="00A72372" w:rsidRPr="00A72372" w:rsidRDefault="00A72372">
      <w:pPr>
        <w:pStyle w:val="MonParagraphe"/>
        <w:rPr>
          <w:ins w:id="1313" w:author="Gaetan Gaudard" w:date="2020-05-30T20:25:00Z"/>
          <w:rPrChange w:id="1314" w:author="Gaetan Gaudard" w:date="2020-05-30T20:31:00Z">
            <w:rPr>
              <w:ins w:id="1315" w:author="Gaetan Gaudard" w:date="2020-05-30T20:25:00Z"/>
            </w:rPr>
          </w:rPrChange>
        </w:rPr>
        <w:pPrChange w:id="1316" w:author="Gaetan Gaudard" w:date="2020-05-30T20:31:00Z">
          <w:pPr>
            <w:pStyle w:val="NormalWeb"/>
            <w:spacing w:before="240" w:beforeAutospacing="0" w:after="240" w:afterAutospacing="0"/>
            <w:jc w:val="both"/>
          </w:pPr>
        </w:pPrChange>
      </w:pPr>
      <w:ins w:id="1317" w:author="Gaetan Gaudard" w:date="2020-05-30T20:25:00Z">
        <w:r>
          <w:t>On peut aussi considérer que l’équipe d’ingénieurs ne s’occupe</w:t>
        </w:r>
      </w:ins>
      <w:ins w:id="1318" w:author="Gaetan Gaudard" w:date="2020-05-30T20:26:00Z">
        <w:r>
          <w:t xml:space="preserve"> ici</w:t>
        </w:r>
      </w:ins>
      <w:ins w:id="1319" w:author="Gaetan Gaudard" w:date="2020-05-30T20:25:00Z">
        <w:r>
          <w:t xml:space="preserve"> que du traitement d’image et du décodage. Une équipe de développeurs pourrait, s’occuper de créer l’application avec peut-être les conseils d’un designer. Ils pourraient faire l’application sous </w:t>
        </w:r>
      </w:ins>
      <w:ins w:id="1320" w:author="Gaetan Gaudard" w:date="2020-05-30T20:26:00Z">
        <w:r>
          <w:t>Android</w:t>
        </w:r>
      </w:ins>
      <w:ins w:id="1321" w:author="Gaetan Gaudard" w:date="2020-05-30T20:25:00Z">
        <w:r>
          <w:t xml:space="preserve"> et sur IOS pour cibler la majorité des consommateurs.  Évidemment, l’application ainsi créée serait beaucoup plus propre d’un point de vue design et plus ergonomique. L’application pourrait coûter beaucoup plus cher (30 000 à 50 000 € voire plus) mais l’utilisateur se laisserait plus facilement embarquer par l’expérience. On pourrait aussi mettre en place un système de conseils et de redirection vers des articles de </w:t>
        </w:r>
      </w:ins>
      <w:ins w:id="1322" w:author="Gaetan Gaudard" w:date="2020-05-30T20:27:00Z">
        <w:r>
          <w:t>meilleure qualité</w:t>
        </w:r>
      </w:ins>
      <w:ins w:id="1323" w:author="Gaetan Gaudard" w:date="2020-05-30T20:25:00Z">
        <w:r>
          <w:t xml:space="preserve">, moins cher ou même temporairement en soldes suivant le désir du client (nécessité dès lors de créer un compte utilisateur ou tout </w:t>
        </w:r>
      </w:ins>
      <w:ins w:id="1324" w:author="Gaetan Gaudard" w:date="2020-05-30T20:27:00Z">
        <w:r>
          <w:t>du</w:t>
        </w:r>
      </w:ins>
      <w:ins w:id="1325" w:author="Gaetan Gaudard" w:date="2020-05-30T20:25:00Z">
        <w:r>
          <w:t xml:space="preserve"> moins des paramètres variables). Le coût peut encore augmenter et atteindre la centaine de milliers d’euros. Un utilisateur satisfait de l’application aura tendance à plus consommer dans les magasins de cette marque de grande distribution.</w:t>
        </w:r>
      </w:ins>
      <w:ins w:id="1326" w:author="Gaetan Gaudard" w:date="2020-05-30T20:30:00Z">
        <w:r>
          <w:t xml:space="preserve"> </w:t>
        </w:r>
      </w:ins>
      <w:ins w:id="1327" w:author="Gaetan Gaudard" w:date="2020-05-30T20:25:00Z">
        <w:r>
          <w:t>Les retombées économiques de l’application pourront alors très largement compenser le coût de l’implémentation et d</w:t>
        </w:r>
      </w:ins>
      <w:ins w:id="1328" w:author="Gaetan Gaudard" w:date="2020-05-30T20:31:00Z">
        <w:r>
          <w:t>e l’</w:t>
        </w:r>
      </w:ins>
      <w:ins w:id="1329" w:author="Gaetan Gaudard" w:date="2020-05-30T20:25:00Z">
        <w:r>
          <w:t>entretien de l’application. </w:t>
        </w:r>
      </w:ins>
    </w:p>
    <w:p w14:paraId="741BAAC8" w14:textId="68CF898A" w:rsidR="00A72372" w:rsidRDefault="00A72372">
      <w:pPr>
        <w:pStyle w:val="MonParagraphe"/>
        <w:rPr>
          <w:ins w:id="1330" w:author="Gaetan Gaudard" w:date="2020-05-30T20:25:00Z"/>
        </w:rPr>
        <w:pPrChange w:id="1331" w:author="Gaetan Gaudard" w:date="2020-05-30T20:25:00Z">
          <w:pPr>
            <w:pStyle w:val="NormalWeb"/>
            <w:spacing w:before="240" w:beforeAutospacing="0" w:after="240" w:afterAutospacing="0"/>
            <w:jc w:val="both"/>
          </w:pPr>
        </w:pPrChange>
      </w:pPr>
      <w:ins w:id="1332" w:author="Gaetan Gaudard" w:date="2020-05-30T20:25:00Z">
        <w:r>
          <w:t xml:space="preserve">Finalement, ce qui définit le coût de l’application est vraiment le cahier des charges donné. Une grande société de distribution aura tendance à donner un cahier des charges très complet, quitte à devoir investir beaucoup d’argent, car l’image de la marque et donc </w:t>
        </w:r>
      </w:ins>
      <w:ins w:id="1333" w:author="Gaetan Gaudard" w:date="2020-05-30T20:31:00Z">
        <w:r>
          <w:t>les retombés économiques</w:t>
        </w:r>
      </w:ins>
      <w:ins w:id="1334" w:author="Gaetan Gaudard" w:date="2020-05-30T20:25:00Z">
        <w:r>
          <w:t xml:space="preserve"> </w:t>
        </w:r>
      </w:ins>
      <w:ins w:id="1335" w:author="Gaetan Gaudard" w:date="2020-05-30T20:31:00Z">
        <w:r>
          <w:t xml:space="preserve">en </w:t>
        </w:r>
      </w:ins>
      <w:ins w:id="1336" w:author="Gaetan Gaudard" w:date="2020-05-30T20:25:00Z">
        <w:r>
          <w:t xml:space="preserve">seront d’autant plus </w:t>
        </w:r>
      </w:ins>
      <w:ins w:id="1337" w:author="Gaetan Gaudard" w:date="2020-05-30T20:32:00Z">
        <w:r>
          <w:t>grands</w:t>
        </w:r>
      </w:ins>
      <w:ins w:id="1338" w:author="Gaetan Gaudard" w:date="2020-05-30T20:25:00Z">
        <w:r>
          <w:t xml:space="preserve">. Actuellement, de nombreuses sociétés de la grande distribution travaillent sur des applications similaires. On peut citer notamment </w:t>
        </w:r>
        <w:proofErr w:type="spellStart"/>
        <w:r>
          <w:t>SuperU</w:t>
        </w:r>
        <w:proofErr w:type="spellEnd"/>
        <w:r>
          <w:t xml:space="preserve"> et Intermarché qui ont chacun développé leur propre application scanner de produit. Il faut toutefois se rappeler que l’application aura des concurrents comme </w:t>
        </w:r>
        <w:proofErr w:type="spellStart"/>
        <w:r>
          <w:t>Yuka</w:t>
        </w:r>
        <w:proofErr w:type="spellEnd"/>
        <w:r>
          <w:t xml:space="preserve"> par exemple, et que si notre application n’apporte pas quelque chose en plus (comme </w:t>
        </w:r>
      </w:ins>
      <w:ins w:id="1339" w:author="Gaetan Gaudard" w:date="2020-05-30T20:32:00Z">
        <w:r>
          <w:t>d</w:t>
        </w:r>
      </w:ins>
      <w:ins w:id="1340" w:author="Gaetan Gaudard" w:date="2020-05-30T20:25:00Z">
        <w:r>
          <w:t>es promos</w:t>
        </w:r>
      </w:ins>
      <w:ins w:id="1341" w:author="Gaetan Gaudard" w:date="2020-05-30T20:32:00Z">
        <w:r>
          <w:t xml:space="preserve"> par exemple</w:t>
        </w:r>
      </w:ins>
      <w:ins w:id="1342" w:author="Gaetan Gaudard" w:date="2020-05-30T20:25:00Z">
        <w:r>
          <w:t xml:space="preserve">), ils préféreront la plupart du temps l’utilisation de </w:t>
        </w:r>
        <w:proofErr w:type="spellStart"/>
        <w:r>
          <w:t>Yuka</w:t>
        </w:r>
        <w:proofErr w:type="spellEnd"/>
        <w:r>
          <w:t xml:space="preserve"> qui fonctionne dans tous les magasins et qui est indépendante de toutes les entreprises de l’agroalimentaire. </w:t>
        </w:r>
      </w:ins>
    </w:p>
    <w:p w14:paraId="102A56F9" w14:textId="77777777" w:rsidR="00A72372" w:rsidRDefault="00A72372" w:rsidP="00A72372">
      <w:pPr>
        <w:pStyle w:val="MonParagraphe"/>
        <w:rPr>
          <w:ins w:id="1343" w:author="Gaetan Gaudard" w:date="2020-05-30T19:34:00Z"/>
        </w:rPr>
      </w:pPr>
    </w:p>
    <w:p w14:paraId="5FE42931" w14:textId="548ECDEA" w:rsidR="00E566F7" w:rsidRDefault="00E566F7">
      <w:pPr>
        <w:widowControl/>
        <w:suppressAutoHyphens w:val="0"/>
        <w:autoSpaceDN/>
        <w:textAlignment w:val="auto"/>
        <w:rPr>
          <w:rFonts w:ascii="Calibri" w:eastAsia="Times New Roman" w:hAnsi="Calibri" w:cs="Times New Roman"/>
          <w:sz w:val="22"/>
          <w:szCs w:val="22"/>
        </w:rPr>
      </w:pPr>
      <w:r>
        <w:br w:type="page"/>
      </w:r>
    </w:p>
    <w:p w14:paraId="4E105D79" w14:textId="59880678" w:rsidR="00E566F7" w:rsidRPr="009A5A6D" w:rsidRDefault="00E566F7" w:rsidP="009A5A6D">
      <w:pPr>
        <w:pStyle w:val="MonTitreSection"/>
        <w:numPr>
          <w:ilvl w:val="0"/>
          <w:numId w:val="0"/>
        </w:numPr>
      </w:pPr>
      <w:bookmarkStart w:id="1344" w:name="_Toc41838522"/>
      <w:r w:rsidRPr="009A5A6D">
        <w:lastRenderedPageBreak/>
        <w:t>CONCLUSION</w:t>
      </w:r>
      <w:bookmarkEnd w:id="1344"/>
    </w:p>
    <w:p w14:paraId="64DEBDC0" w14:textId="7C2228FD" w:rsidR="00E566F7" w:rsidRPr="00E566F7" w:rsidRDefault="00E566F7" w:rsidP="00E566F7">
      <w:pPr>
        <w:pStyle w:val="MonParagraphe"/>
      </w:pPr>
      <w:r w:rsidRPr="00E566F7">
        <w:t>Au travers de ce projet, nous avons découvert plus en détails ce qu’était un code-barres. Mettre en œuvre une application de scan de codes-barres n’est pas simple. Le décodeur que nous avons créé n’est pas très robuste puisqu’il présente de nombreuses limites. Si nous avions eu plus de temps, nous aurions pu améliorer les algorithmes et réfléchir à d’autres méthodes pour localiser un code-barres dans une image.  Bien que notre code ne soit pas très pratique puisqu’il ne fonctionne qu’avec Matlab, ce projet nous a permis de découvrir les bases du traitement d’images et de développer nos connaissances en Matlab. </w:t>
      </w:r>
    </w:p>
    <w:p w14:paraId="502263F0" w14:textId="77777777" w:rsidR="00E566F7" w:rsidRPr="00E566F7" w:rsidRDefault="00E566F7" w:rsidP="00E566F7">
      <w:pPr>
        <w:pStyle w:val="MonParagraphe"/>
      </w:pPr>
      <w:r w:rsidRPr="00E566F7">
        <w:t>De plus, une étude des coûts nous a permis d’estimer les hypothétiques retombées économiques de la mise en place d’une application de scan de codes-barres par une société de grande distribution. Pour cela, nous avons découvert les techniques de marketing et de communication en usage mais aussi les stratégies de promotion de mise en service d’une application. Il apparaît alors évident que fournir une application permettant, aux consommateurs, une connaissance approfondie de la composition et de la traçabilité des produits d’une société de grande distribution contribue à son image de marque. </w:t>
      </w:r>
    </w:p>
    <w:p w14:paraId="5260CB53" w14:textId="77777777" w:rsidR="00E566F7" w:rsidRPr="00E566F7" w:rsidRDefault="00E566F7" w:rsidP="00E566F7">
      <w:pPr>
        <w:pStyle w:val="MonParagraphe"/>
      </w:pPr>
      <w:r w:rsidRPr="00E566F7">
        <w:t xml:space="preserve">Enfin, nous avons renforcé notre capacité à travailler en équipe, à distance, et nous avons découvert et approfondi l’utilisation de logiciels de partage de fichiers tels que les drives, </w:t>
      </w:r>
      <w:proofErr w:type="spellStart"/>
      <w:r w:rsidRPr="00E566F7">
        <w:t>Github</w:t>
      </w:r>
      <w:proofErr w:type="spellEnd"/>
      <w:r w:rsidRPr="00E566F7">
        <w:t>... </w:t>
      </w:r>
    </w:p>
    <w:p w14:paraId="057E5F5B" w14:textId="1222D7A5" w:rsidR="00A72372" w:rsidRDefault="00A72372" w:rsidP="00CD574C">
      <w:pPr>
        <w:pStyle w:val="MonParagraphe"/>
        <w:ind w:firstLine="0"/>
      </w:pPr>
    </w:p>
    <w:p w14:paraId="38D2BB59" w14:textId="77777777" w:rsidR="00EA39E2" w:rsidRDefault="00EA39E2">
      <w:pPr>
        <w:widowControl/>
        <w:suppressAutoHyphens w:val="0"/>
        <w:autoSpaceDN/>
        <w:textAlignment w:val="auto"/>
        <w:rPr>
          <w:rFonts w:ascii="Arial" w:eastAsia="Times New Roman" w:hAnsi="Arial" w:cs="Arial"/>
          <w:b/>
          <w:bCs/>
          <w:sz w:val="32"/>
          <w:szCs w:val="32"/>
        </w:rPr>
      </w:pPr>
      <w:r>
        <w:br w:type="page"/>
      </w:r>
    </w:p>
    <w:p w14:paraId="36444D15" w14:textId="145690CD" w:rsidR="00CD574C" w:rsidRDefault="00EA39E2" w:rsidP="009A5A6D">
      <w:pPr>
        <w:pStyle w:val="MonTitreSection"/>
        <w:numPr>
          <w:ilvl w:val="0"/>
          <w:numId w:val="0"/>
        </w:numPr>
        <w:ind w:left="432" w:hanging="432"/>
      </w:pPr>
      <w:bookmarkStart w:id="1345" w:name="_Toc41838523"/>
      <w:r>
        <w:lastRenderedPageBreak/>
        <w:t>BIBLIOGRAPHIE</w:t>
      </w:r>
      <w:bookmarkEnd w:id="1345"/>
    </w:p>
    <w:p w14:paraId="2E82E98B" w14:textId="77777777" w:rsidR="00CD574C" w:rsidRDefault="00CD574C" w:rsidP="00CD574C">
      <w:pPr>
        <w:spacing w:line="360" w:lineRule="auto"/>
      </w:pPr>
    </w:p>
    <w:p w14:paraId="2FC82A34" w14:textId="4FC75E8B" w:rsidR="00CD574C" w:rsidRPr="00CD574C" w:rsidRDefault="00CD574C" w:rsidP="00CD574C">
      <w:pPr>
        <w:pStyle w:val="Paragraphedeliste"/>
        <w:numPr>
          <w:ilvl w:val="0"/>
          <w:numId w:val="31"/>
        </w:numPr>
        <w:spacing w:line="360" w:lineRule="auto"/>
        <w:rPr>
          <w:b/>
          <w:bCs/>
          <w:u w:val="single"/>
        </w:rPr>
      </w:pPr>
      <w:r w:rsidRPr="00CD574C">
        <w:rPr>
          <w:b/>
          <w:bCs/>
          <w:u w:val="single"/>
        </w:rPr>
        <w:t>Recherche sur les  codes-barres :</w:t>
      </w:r>
    </w:p>
    <w:p w14:paraId="2D07C83C" w14:textId="77777777" w:rsidR="00CD574C" w:rsidRPr="00093233" w:rsidRDefault="00CD574C" w:rsidP="00CD574C">
      <w:pPr>
        <w:pStyle w:val="Paragraphedeliste"/>
        <w:numPr>
          <w:ilvl w:val="0"/>
          <w:numId w:val="30"/>
        </w:numPr>
      </w:pPr>
      <w:r>
        <w:t xml:space="preserve">WIKIPEDIA , </w:t>
      </w:r>
      <w:r w:rsidRPr="00752592">
        <w:rPr>
          <w:i/>
          <w:iCs/>
        </w:rPr>
        <w:t>Code-barres EAN - Wikipédia</w:t>
      </w:r>
      <w:r>
        <w:t xml:space="preserve"> </w:t>
      </w:r>
      <w:r w:rsidRPr="00752592">
        <w:rPr>
          <w:b/>
          <w:bCs/>
        </w:rPr>
        <w:t>[en ligne]</w:t>
      </w:r>
      <w:r>
        <w:t xml:space="preserve">. (modifié en 2019), Disponible sur &lt; </w:t>
      </w:r>
      <w:hyperlink r:id="rId41" w:anchor="Description_sommaire" w:history="1">
        <w:r w:rsidRPr="00EE3B23">
          <w:rPr>
            <w:rStyle w:val="Lienhypertexte"/>
          </w:rPr>
          <w:t>https://fr.wikipedia.org/wiki/Code-barres_EAN#Description_sommaire</w:t>
        </w:r>
      </w:hyperlink>
      <w:r>
        <w:t xml:space="preserve"> &gt; (Consulté le 28/04/2020)</w:t>
      </w:r>
    </w:p>
    <w:p w14:paraId="1E997A3E" w14:textId="77777777" w:rsidR="00CD574C" w:rsidRDefault="00CD574C" w:rsidP="00CD574C">
      <w:pPr>
        <w:pStyle w:val="Paragraphedeliste"/>
        <w:numPr>
          <w:ilvl w:val="0"/>
          <w:numId w:val="30"/>
        </w:numPr>
      </w:pPr>
      <w:r>
        <w:t xml:space="preserve">DEMONTE J.B. , </w:t>
      </w:r>
      <w:proofErr w:type="spellStart"/>
      <w:r w:rsidRPr="00DF3E30">
        <w:rPr>
          <w:i/>
          <w:iCs/>
        </w:rPr>
        <w:t>Barcode</w:t>
      </w:r>
      <w:proofErr w:type="spellEnd"/>
      <w:r w:rsidRPr="00DF3E30">
        <w:rPr>
          <w:i/>
          <w:iCs/>
        </w:rPr>
        <w:t>-Coder</w:t>
      </w:r>
      <w:r>
        <w:t xml:space="preserve"> </w:t>
      </w:r>
      <w:r w:rsidRPr="00660CEB">
        <w:rPr>
          <w:b/>
          <w:bCs/>
        </w:rPr>
        <w:t>[en ligne]</w:t>
      </w:r>
      <w:r>
        <w:t xml:space="preserve">. (mis en ligne en mai 2009, modifié en fév. 2019), Disponible sur &lt; </w:t>
      </w:r>
      <w:hyperlink r:id="rId42" w:history="1">
        <w:r w:rsidRPr="00EE3B23">
          <w:rPr>
            <w:rStyle w:val="Lienhypertexte"/>
          </w:rPr>
          <w:t>https://barc</w:t>
        </w:r>
        <w:r w:rsidRPr="00EE3B23">
          <w:rPr>
            <w:rStyle w:val="Lienhypertexte"/>
          </w:rPr>
          <w:t>o</w:t>
        </w:r>
        <w:r w:rsidRPr="00EE3B23">
          <w:rPr>
            <w:rStyle w:val="Lienhypertexte"/>
          </w:rPr>
          <w:t>de-code</w:t>
        </w:r>
        <w:r w:rsidRPr="00EE3B23">
          <w:rPr>
            <w:rStyle w:val="Lienhypertexte"/>
          </w:rPr>
          <w:t>r</w:t>
        </w:r>
        <w:r w:rsidRPr="00EE3B23">
          <w:rPr>
            <w:rStyle w:val="Lienhypertexte"/>
          </w:rPr>
          <w:t>.com/fr/specification-ean-13-102.html</w:t>
        </w:r>
      </w:hyperlink>
      <w:r>
        <w:t xml:space="preserve"> &gt; (Consulté le 26/04/2020)</w:t>
      </w:r>
    </w:p>
    <w:p w14:paraId="00F36B34" w14:textId="77777777" w:rsidR="00CD574C" w:rsidRDefault="00CD574C" w:rsidP="00CD574C">
      <w:pPr>
        <w:pStyle w:val="Paragraphedeliste"/>
        <w:numPr>
          <w:ilvl w:val="0"/>
          <w:numId w:val="30"/>
        </w:numPr>
      </w:pPr>
      <w:r>
        <w:t xml:space="preserve">GOMARO </w:t>
      </w:r>
      <w:proofErr w:type="spellStart"/>
      <w:r>
        <w:t>s.a.</w:t>
      </w:r>
      <w:proofErr w:type="spellEnd"/>
      <w:r>
        <w:t xml:space="preserve"> , </w:t>
      </w:r>
      <w:r w:rsidRPr="003B715F">
        <w:rPr>
          <w:i/>
          <w:iCs/>
        </w:rPr>
        <w:t xml:space="preserve">Le code EAN ou UPC ou GTIN – info. </w:t>
      </w:r>
      <w:proofErr w:type="spellStart"/>
      <w:r w:rsidRPr="003B715F">
        <w:rPr>
          <w:i/>
          <w:iCs/>
        </w:rPr>
        <w:t>Gomaro</w:t>
      </w:r>
      <w:proofErr w:type="spellEnd"/>
      <w:r w:rsidRPr="003B715F">
        <w:rPr>
          <w:i/>
          <w:iCs/>
        </w:rPr>
        <w:t xml:space="preserve"> </w:t>
      </w:r>
      <w:proofErr w:type="spellStart"/>
      <w:r w:rsidRPr="003B715F">
        <w:rPr>
          <w:i/>
          <w:iCs/>
        </w:rPr>
        <w:t>s.a.</w:t>
      </w:r>
      <w:proofErr w:type="spellEnd"/>
      <w:r>
        <w:t xml:space="preserve"> </w:t>
      </w:r>
      <w:r w:rsidRPr="003741D0">
        <w:rPr>
          <w:b/>
          <w:bCs/>
        </w:rPr>
        <w:t>[en ligne]</w:t>
      </w:r>
      <w:r>
        <w:t xml:space="preserve">. Disponible sur : &lt; </w:t>
      </w:r>
      <w:hyperlink r:id="rId43" w:history="1">
        <w:r w:rsidRPr="00EE3B23">
          <w:rPr>
            <w:rStyle w:val="Lienhypertexte"/>
          </w:rPr>
          <w:t>http://www.gomaro.ch/cod</w:t>
        </w:r>
        <w:r w:rsidRPr="00EE3B23">
          <w:rPr>
            <w:rStyle w:val="Lienhypertexte"/>
          </w:rPr>
          <w:t>e</w:t>
        </w:r>
        <w:r w:rsidRPr="00EE3B23">
          <w:rPr>
            <w:rStyle w:val="Lienhypertexte"/>
          </w:rPr>
          <w:t>ean.htm</w:t>
        </w:r>
      </w:hyperlink>
      <w:r>
        <w:t xml:space="preserve"> &gt; (Consulté le 28/05/2020)</w:t>
      </w:r>
    </w:p>
    <w:p w14:paraId="156452BB" w14:textId="77777777" w:rsidR="00CD574C" w:rsidRPr="00752592" w:rsidRDefault="00CD574C" w:rsidP="00CD574C">
      <w:pPr>
        <w:pStyle w:val="Paragraphedeliste"/>
        <w:ind w:left="360"/>
        <w:rPr>
          <w:sz w:val="10"/>
          <w:szCs w:val="10"/>
        </w:rPr>
      </w:pPr>
    </w:p>
    <w:p w14:paraId="44C68330" w14:textId="77777777" w:rsidR="00CD574C" w:rsidRPr="00CD574C" w:rsidRDefault="00CD574C" w:rsidP="00CD574C">
      <w:pPr>
        <w:pStyle w:val="Paragraphedeliste"/>
        <w:numPr>
          <w:ilvl w:val="0"/>
          <w:numId w:val="31"/>
        </w:numPr>
        <w:spacing w:line="360" w:lineRule="auto"/>
        <w:rPr>
          <w:b/>
          <w:bCs/>
          <w:u w:val="single"/>
        </w:rPr>
      </w:pPr>
      <w:r w:rsidRPr="00CD574C">
        <w:rPr>
          <w:b/>
          <w:bCs/>
          <w:u w:val="single"/>
        </w:rPr>
        <w:t>Documentation technique pour la mise en œuvre de l’application :</w:t>
      </w:r>
    </w:p>
    <w:p w14:paraId="0EA390B6" w14:textId="77777777" w:rsidR="00CD574C" w:rsidRDefault="00CD574C" w:rsidP="00CD574C">
      <w:pPr>
        <w:pStyle w:val="Paragraphedeliste"/>
        <w:numPr>
          <w:ilvl w:val="0"/>
          <w:numId w:val="30"/>
        </w:numPr>
      </w:pPr>
      <w:r>
        <w:t xml:space="preserve">ABECASSIS F. et MARQUEGNIES J. , </w:t>
      </w:r>
      <w:r w:rsidRPr="00EC042B">
        <w:rPr>
          <w:i/>
          <w:iCs/>
        </w:rPr>
        <w:t>Traitement d’image - Rapport de projet</w:t>
      </w:r>
      <w:r>
        <w:t xml:space="preserve"> </w:t>
      </w:r>
      <w:r w:rsidRPr="00EC042B">
        <w:rPr>
          <w:b/>
          <w:bCs/>
        </w:rPr>
        <w:t>[en ligne]</w:t>
      </w:r>
      <w:r>
        <w:t xml:space="preserve">. EPITA, janvier 2012. Disponible sur &lt; </w:t>
      </w:r>
      <w:hyperlink r:id="rId44" w:history="1">
        <w:r w:rsidRPr="00660CEB">
          <w:rPr>
            <w:rStyle w:val="Lienhypertexte"/>
          </w:rPr>
          <w:t>http://felix.abecassis.me/wp-content/uploads/2012/06/tirf.pdf</w:t>
        </w:r>
      </w:hyperlink>
      <w:r>
        <w:t>&gt; (Consulté le 27/03/2020)</w:t>
      </w:r>
    </w:p>
    <w:p w14:paraId="33F33DD5" w14:textId="77777777" w:rsidR="00CD574C" w:rsidRDefault="00CD574C" w:rsidP="00CD574C">
      <w:pPr>
        <w:pStyle w:val="Paragraphedeliste"/>
        <w:numPr>
          <w:ilvl w:val="0"/>
          <w:numId w:val="30"/>
        </w:numPr>
      </w:pPr>
      <w:r>
        <w:t xml:space="preserve">Documentation MATLAB, </w:t>
      </w:r>
      <w:proofErr w:type="spellStart"/>
      <w:r w:rsidRPr="00E13D99">
        <w:rPr>
          <w:i/>
          <w:iCs/>
        </w:rPr>
        <w:t>Mathworks</w:t>
      </w:r>
      <w:proofErr w:type="spellEnd"/>
      <w:r w:rsidRPr="00E13D99">
        <w:rPr>
          <w:i/>
          <w:iCs/>
        </w:rPr>
        <w:t xml:space="preserve"> – Editeur de MATLAB et Simulink</w:t>
      </w:r>
      <w:r>
        <w:t xml:space="preserve"> </w:t>
      </w:r>
      <w:r w:rsidRPr="00E13D99">
        <w:rPr>
          <w:b/>
          <w:bCs/>
        </w:rPr>
        <w:t>[en ligne].</w:t>
      </w:r>
      <w:r>
        <w:rPr>
          <w:b/>
          <w:bCs/>
        </w:rPr>
        <w:t xml:space="preserve"> </w:t>
      </w:r>
      <w:r>
        <w:t xml:space="preserve">Disponible sur &lt; </w:t>
      </w:r>
      <w:hyperlink r:id="rId45" w:history="1">
        <w:r w:rsidRPr="00EE3B23">
          <w:rPr>
            <w:rStyle w:val="Lienhypertexte"/>
          </w:rPr>
          <w:t>https://fr.mathworks.com/</w:t>
        </w:r>
      </w:hyperlink>
      <w:r>
        <w:t xml:space="preserve"> &gt;</w:t>
      </w:r>
    </w:p>
    <w:p w14:paraId="1597D233" w14:textId="77777777" w:rsidR="00CD574C" w:rsidRDefault="00CD574C" w:rsidP="00CD574C">
      <w:pPr>
        <w:pStyle w:val="Paragraphedeliste"/>
        <w:numPr>
          <w:ilvl w:val="0"/>
          <w:numId w:val="30"/>
        </w:numPr>
      </w:pPr>
      <w:r>
        <w:t xml:space="preserve">Chaine YouTube MATLAB, </w:t>
      </w:r>
      <w:r w:rsidRPr="003418AB">
        <w:rPr>
          <w:i/>
          <w:iCs/>
        </w:rPr>
        <w:t xml:space="preserve">Image </w:t>
      </w:r>
      <w:proofErr w:type="spellStart"/>
      <w:r w:rsidRPr="003418AB">
        <w:rPr>
          <w:i/>
          <w:iCs/>
        </w:rPr>
        <w:t>Processing</w:t>
      </w:r>
      <w:proofErr w:type="spellEnd"/>
      <w:r w:rsidRPr="003418AB">
        <w:rPr>
          <w:i/>
          <w:iCs/>
        </w:rPr>
        <w:t xml:space="preserve"> Made </w:t>
      </w:r>
      <w:proofErr w:type="spellStart"/>
      <w:r w:rsidRPr="003418AB">
        <w:rPr>
          <w:i/>
          <w:iCs/>
        </w:rPr>
        <w:t>Easy</w:t>
      </w:r>
      <w:proofErr w:type="spellEnd"/>
      <w:r w:rsidRPr="003418AB">
        <w:rPr>
          <w:i/>
          <w:iCs/>
        </w:rPr>
        <w:t xml:space="preserve"> - MATLAB </w:t>
      </w:r>
      <w:proofErr w:type="spellStart"/>
      <w:r w:rsidRPr="003418AB">
        <w:rPr>
          <w:i/>
          <w:iCs/>
        </w:rPr>
        <w:t>Video</w:t>
      </w:r>
      <w:proofErr w:type="spellEnd"/>
      <w:r>
        <w:t xml:space="preserve"> </w:t>
      </w:r>
      <w:r w:rsidRPr="003418AB">
        <w:rPr>
          <w:b/>
          <w:bCs/>
        </w:rPr>
        <w:t>[en ligne]</w:t>
      </w:r>
      <w:r>
        <w:rPr>
          <w:b/>
          <w:bCs/>
        </w:rPr>
        <w:t xml:space="preserve">. </w:t>
      </w:r>
      <w:r>
        <w:t xml:space="preserve">[5/09/2014] [38’39’’] Disponible sur &lt; </w:t>
      </w:r>
      <w:hyperlink r:id="rId46" w:history="1">
        <w:r w:rsidRPr="00EE3B23">
          <w:rPr>
            <w:rStyle w:val="Lienhypertexte"/>
          </w:rPr>
          <w:t>https://www.youtube.com/watch?v=1-jURfDzP1s</w:t>
        </w:r>
      </w:hyperlink>
      <w:r>
        <w:t xml:space="preserve"> &gt; (Consulté le 26/04/2020)</w:t>
      </w:r>
    </w:p>
    <w:p w14:paraId="7C679C61" w14:textId="77777777" w:rsidR="00CD574C" w:rsidRDefault="00CD574C" w:rsidP="00CD574C">
      <w:pPr>
        <w:pStyle w:val="Paragraphedeliste"/>
        <w:numPr>
          <w:ilvl w:val="0"/>
          <w:numId w:val="30"/>
        </w:numPr>
      </w:pPr>
      <w:r>
        <w:t xml:space="preserve">Chaine YouTube CHAUSSARD John, </w:t>
      </w:r>
      <w:r w:rsidRPr="00E13D99">
        <w:rPr>
          <w:i/>
          <w:iCs/>
        </w:rPr>
        <w:t xml:space="preserve">Traitement d'images - Morphologie - </w:t>
      </w:r>
      <w:proofErr w:type="spellStart"/>
      <w:r w:rsidRPr="00E13D99">
        <w:rPr>
          <w:i/>
          <w:iCs/>
        </w:rPr>
        <w:t>TopHat</w:t>
      </w:r>
      <w:proofErr w:type="spellEnd"/>
      <w:r w:rsidRPr="00E13D99">
        <w:rPr>
          <w:i/>
          <w:iCs/>
        </w:rPr>
        <w:t xml:space="preserve"> pour segmenter une image</w:t>
      </w:r>
      <w:r w:rsidRPr="00E13D99">
        <w:t xml:space="preserve"> </w:t>
      </w:r>
      <w:r w:rsidRPr="003418AB">
        <w:rPr>
          <w:b/>
          <w:bCs/>
        </w:rPr>
        <w:t>[en ligne]</w:t>
      </w:r>
      <w:r>
        <w:rPr>
          <w:b/>
          <w:bCs/>
        </w:rPr>
        <w:t xml:space="preserve">. </w:t>
      </w:r>
      <w:r>
        <w:t xml:space="preserve">[5/12/2019] [12’13’’] Disponible sur &lt; </w:t>
      </w:r>
      <w:hyperlink r:id="rId47" w:history="1">
        <w:r w:rsidRPr="00EE3B23">
          <w:rPr>
            <w:rStyle w:val="Lienhypertexte"/>
          </w:rPr>
          <w:t>https://www.youtube.com/watch?time_continue=731&amp;v=mhNNQG2COhI&amp;feature=emb_logo</w:t>
        </w:r>
      </w:hyperlink>
      <w:r>
        <w:t xml:space="preserve"> &gt; (Consulté le 28/04/2020)</w:t>
      </w:r>
    </w:p>
    <w:p w14:paraId="2DE73BBC" w14:textId="77777777" w:rsidR="00CD574C" w:rsidRDefault="00CD574C" w:rsidP="00CD574C">
      <w:pPr>
        <w:pStyle w:val="Paragraphedeliste"/>
        <w:numPr>
          <w:ilvl w:val="0"/>
          <w:numId w:val="30"/>
        </w:numPr>
      </w:pPr>
      <w:r>
        <w:t xml:space="preserve">Chaine YouTube AGRAWAL Rashi, </w:t>
      </w:r>
      <w:r w:rsidRPr="00AF20FD">
        <w:rPr>
          <w:i/>
          <w:iCs/>
        </w:rPr>
        <w:t xml:space="preserve">Segmentation </w:t>
      </w:r>
      <w:proofErr w:type="spellStart"/>
      <w:r w:rsidRPr="00AF20FD">
        <w:rPr>
          <w:i/>
          <w:iCs/>
        </w:rPr>
        <w:t>using</w:t>
      </w:r>
      <w:proofErr w:type="spellEnd"/>
      <w:r w:rsidRPr="00AF20FD">
        <w:rPr>
          <w:i/>
          <w:iCs/>
        </w:rPr>
        <w:t xml:space="preserve"> </w:t>
      </w:r>
      <w:proofErr w:type="spellStart"/>
      <w:r w:rsidRPr="00AF20FD">
        <w:rPr>
          <w:i/>
          <w:iCs/>
        </w:rPr>
        <w:t>Threshold</w:t>
      </w:r>
      <w:proofErr w:type="spellEnd"/>
      <w:r w:rsidRPr="00AF20FD">
        <w:rPr>
          <w:i/>
          <w:iCs/>
        </w:rPr>
        <w:t xml:space="preserve"> value- Adaptive and </w:t>
      </w:r>
      <w:proofErr w:type="spellStart"/>
      <w:r w:rsidRPr="00AF20FD">
        <w:rPr>
          <w:i/>
          <w:iCs/>
        </w:rPr>
        <w:t>Otsu's</w:t>
      </w:r>
      <w:proofErr w:type="spellEnd"/>
      <w:r w:rsidRPr="00AF20FD">
        <w:rPr>
          <w:i/>
          <w:iCs/>
        </w:rPr>
        <w:t xml:space="preserve"> Method</w:t>
      </w:r>
      <w:r>
        <w:t xml:space="preserve"> </w:t>
      </w:r>
      <w:r w:rsidRPr="003418AB">
        <w:rPr>
          <w:b/>
          <w:bCs/>
        </w:rPr>
        <w:t>[en ligne]</w:t>
      </w:r>
      <w:r>
        <w:rPr>
          <w:b/>
          <w:bCs/>
        </w:rPr>
        <w:t xml:space="preserve">. </w:t>
      </w:r>
      <w:r>
        <w:t xml:space="preserve">[26/02/2015] [5’04’’] Disponible sur &lt; </w:t>
      </w:r>
      <w:hyperlink r:id="rId48" w:history="1">
        <w:r w:rsidRPr="00EE3B23">
          <w:rPr>
            <w:rStyle w:val="Lienhypertexte"/>
          </w:rPr>
          <w:t>https://www.youtube.com/watch?v=i1wAoIDar48</w:t>
        </w:r>
      </w:hyperlink>
      <w:r>
        <w:t xml:space="preserve"> &gt; (Consulté le 27/04/2020)</w:t>
      </w:r>
    </w:p>
    <w:p w14:paraId="1AEB76F0" w14:textId="77777777" w:rsidR="00CD574C" w:rsidRPr="00752592" w:rsidRDefault="00CD574C" w:rsidP="00CD574C">
      <w:pPr>
        <w:rPr>
          <w:sz w:val="10"/>
          <w:szCs w:val="10"/>
        </w:rPr>
      </w:pPr>
    </w:p>
    <w:p w14:paraId="563E8E48" w14:textId="77777777" w:rsidR="00CD574C" w:rsidRPr="00CD574C" w:rsidRDefault="00CD574C" w:rsidP="00CD574C">
      <w:pPr>
        <w:pStyle w:val="Paragraphedeliste"/>
        <w:numPr>
          <w:ilvl w:val="0"/>
          <w:numId w:val="31"/>
        </w:numPr>
        <w:spacing w:line="360" w:lineRule="auto"/>
        <w:rPr>
          <w:b/>
          <w:bCs/>
          <w:u w:val="single"/>
        </w:rPr>
      </w:pPr>
      <w:r w:rsidRPr="00CD574C">
        <w:rPr>
          <w:b/>
          <w:bCs/>
          <w:u w:val="single"/>
        </w:rPr>
        <w:t>Etude de l’impact économique de l’application :</w:t>
      </w:r>
    </w:p>
    <w:p w14:paraId="38E549BB" w14:textId="77777777" w:rsidR="00CD574C" w:rsidRDefault="00CD574C" w:rsidP="00CD574C">
      <w:pPr>
        <w:pStyle w:val="Paragraphedeliste"/>
        <w:numPr>
          <w:ilvl w:val="0"/>
          <w:numId w:val="30"/>
        </w:numPr>
      </w:pPr>
      <w:r>
        <w:t xml:space="preserve">ECOMMERCE-NATION, </w:t>
      </w:r>
      <w:r w:rsidRPr="003B715F">
        <w:rPr>
          <w:i/>
          <w:iCs/>
        </w:rPr>
        <w:t>GTIN/EAN</w:t>
      </w:r>
      <w:r>
        <w:rPr>
          <w:i/>
          <w:iCs/>
        </w:rPr>
        <w:t>,</w:t>
      </w:r>
      <w:r w:rsidRPr="003B715F">
        <w:rPr>
          <w:i/>
          <w:iCs/>
        </w:rPr>
        <w:t xml:space="preserve"> quels sont les bénéfices et usages de ces codes ?</w:t>
      </w:r>
      <w:r>
        <w:t xml:space="preserve"> </w:t>
      </w:r>
      <w:r w:rsidRPr="003B715F">
        <w:rPr>
          <w:b/>
          <w:bCs/>
        </w:rPr>
        <w:t>[en ligne]</w:t>
      </w:r>
      <w:r>
        <w:t xml:space="preserve">. (modifié le 27/08/2019) Disponible sur &lt; </w:t>
      </w:r>
      <w:hyperlink r:id="rId49" w:history="1">
        <w:r w:rsidRPr="00EE3B23">
          <w:rPr>
            <w:rStyle w:val="Lienhypertexte"/>
          </w:rPr>
          <w:t>https://www.ecommerce-nation.fr/gtin-ean-benefices-et-usages-de-ces-codes/</w:t>
        </w:r>
      </w:hyperlink>
      <w:r>
        <w:t xml:space="preserve"> &gt; (Consulté le 30/05/2020)</w:t>
      </w:r>
    </w:p>
    <w:p w14:paraId="4F4A6226" w14:textId="77777777" w:rsidR="00CD574C" w:rsidRDefault="00CD574C" w:rsidP="00CD574C">
      <w:pPr>
        <w:pStyle w:val="Paragraphedeliste"/>
        <w:numPr>
          <w:ilvl w:val="0"/>
          <w:numId w:val="30"/>
        </w:numPr>
      </w:pPr>
      <w:proofErr w:type="spellStart"/>
      <w:r>
        <w:t>StarOfService</w:t>
      </w:r>
      <w:proofErr w:type="spellEnd"/>
      <w:r>
        <w:t xml:space="preserve">, </w:t>
      </w:r>
      <w:r w:rsidRPr="00093233">
        <w:rPr>
          <w:i/>
          <w:iCs/>
        </w:rPr>
        <w:t>Quel est le tarif d’un consultant marketing ?</w:t>
      </w:r>
      <w:r>
        <w:t xml:space="preserve"> </w:t>
      </w:r>
      <w:r w:rsidRPr="00093233">
        <w:rPr>
          <w:b/>
          <w:bCs/>
        </w:rPr>
        <w:t>[en ligne]</w:t>
      </w:r>
      <w:r>
        <w:t xml:space="preserve">. Disponible sur &lt; </w:t>
      </w:r>
      <w:hyperlink r:id="rId50" w:history="1">
        <w:r w:rsidRPr="00971911">
          <w:rPr>
            <w:rStyle w:val="Lienhypertexte"/>
          </w:rPr>
          <w:t>https://www.starofservice.com/cost-guides/combien-coutent-services-consultant-marketing</w:t>
        </w:r>
      </w:hyperlink>
      <w:r>
        <w:t xml:space="preserve"> &gt; (Consulté le 23/05/2020)</w:t>
      </w:r>
    </w:p>
    <w:p w14:paraId="73A43620" w14:textId="77777777" w:rsidR="00CD574C" w:rsidRDefault="00CD574C" w:rsidP="00CD574C">
      <w:pPr>
        <w:pStyle w:val="Paragraphedeliste"/>
        <w:numPr>
          <w:ilvl w:val="0"/>
          <w:numId w:val="30"/>
        </w:numPr>
      </w:pPr>
      <w:proofErr w:type="spellStart"/>
      <w:r>
        <w:t>StarOfService</w:t>
      </w:r>
      <w:proofErr w:type="spellEnd"/>
      <w:r>
        <w:t xml:space="preserve">, </w:t>
      </w:r>
      <w:r w:rsidRPr="003920BC">
        <w:rPr>
          <w:i/>
          <w:iCs/>
        </w:rPr>
        <w:t>Quel est le tarif d’achat d’un espace publicitaire ?</w:t>
      </w:r>
      <w:r>
        <w:t xml:space="preserve"> </w:t>
      </w:r>
      <w:r w:rsidRPr="003920BC">
        <w:rPr>
          <w:b/>
          <w:bCs/>
        </w:rPr>
        <w:t>[en ligne].</w:t>
      </w:r>
      <w:r>
        <w:t xml:space="preserve"> Disponible sur &lt; </w:t>
      </w:r>
      <w:hyperlink r:id="rId51" w:history="1">
        <w:r w:rsidRPr="00971911">
          <w:rPr>
            <w:rStyle w:val="Lienhypertexte"/>
          </w:rPr>
          <w:t>https://www.starofservice.com/cost-guides/combien-coute-achat-espace-publicitaire</w:t>
        </w:r>
      </w:hyperlink>
      <w:r>
        <w:t xml:space="preserve"> &gt; (Consulté le 23/05/2020)</w:t>
      </w:r>
    </w:p>
    <w:p w14:paraId="7DBD6028" w14:textId="77777777" w:rsidR="00CD574C" w:rsidRDefault="00CD574C" w:rsidP="00CD574C">
      <w:pPr>
        <w:pStyle w:val="Paragraphedeliste"/>
        <w:numPr>
          <w:ilvl w:val="0"/>
          <w:numId w:val="30"/>
        </w:numPr>
      </w:pPr>
      <w:r>
        <w:t xml:space="preserve">ROGER Yann - ADINTIME, </w:t>
      </w:r>
      <w:r w:rsidRPr="00812EDB">
        <w:rPr>
          <w:i/>
          <w:iCs/>
        </w:rPr>
        <w:t>Panneaux publicitaires : les types de campagnes d’affichage</w:t>
      </w:r>
      <w:r>
        <w:t xml:space="preserve"> </w:t>
      </w:r>
      <w:r w:rsidRPr="00812EDB">
        <w:rPr>
          <w:b/>
          <w:bCs/>
        </w:rPr>
        <w:t>[en ligne].</w:t>
      </w:r>
      <w:r>
        <w:t xml:space="preserve"> (mis en ligne le 9/08/2019, ) Disponible sur &lt; </w:t>
      </w:r>
      <w:hyperlink r:id="rId52" w:history="1">
        <w:r w:rsidRPr="00971911">
          <w:rPr>
            <w:rStyle w:val="Lienhypertexte"/>
          </w:rPr>
          <w:t>https://adintime.com/fr/blog/panneaux-publicitaires-les-types-de-campagnes-daffichages-n35</w:t>
        </w:r>
      </w:hyperlink>
      <w:r>
        <w:t xml:space="preserve"> &gt; (Consulté le 23/05/2020)</w:t>
      </w:r>
    </w:p>
    <w:p w14:paraId="5F2D258B" w14:textId="77777777" w:rsidR="00EA39E2" w:rsidRDefault="00CD574C" w:rsidP="00EA39E2">
      <w:pPr>
        <w:pStyle w:val="Paragraphedeliste"/>
        <w:numPr>
          <w:ilvl w:val="0"/>
          <w:numId w:val="30"/>
        </w:numPr>
      </w:pPr>
      <w:r>
        <w:t xml:space="preserve">FYGOSTUDIO, </w:t>
      </w:r>
      <w:r w:rsidRPr="00812EDB">
        <w:rPr>
          <w:i/>
          <w:iCs/>
        </w:rPr>
        <w:t>Coût d’une publicité TV</w:t>
      </w:r>
      <w:r>
        <w:t xml:space="preserve"> </w:t>
      </w:r>
      <w:r w:rsidRPr="00812EDB">
        <w:rPr>
          <w:b/>
          <w:bCs/>
        </w:rPr>
        <w:t>[en ligne]</w:t>
      </w:r>
      <w:r>
        <w:t xml:space="preserve">. Disponible sur &lt; </w:t>
      </w:r>
      <w:hyperlink r:id="rId53" w:history="1">
        <w:r w:rsidRPr="00971911">
          <w:rPr>
            <w:rStyle w:val="Lienhypertexte"/>
          </w:rPr>
          <w:t>https://fygostudio.com/prix-publicite-tv/</w:t>
        </w:r>
      </w:hyperlink>
      <w:r>
        <w:t xml:space="preserve"> &gt; (Consulté le 23/05/2020)</w:t>
      </w:r>
    </w:p>
    <w:p w14:paraId="21CD1AEE" w14:textId="16EEB89D" w:rsidR="00E566F7" w:rsidRPr="00EA39E2" w:rsidRDefault="00CD574C" w:rsidP="00EA39E2">
      <w:pPr>
        <w:pStyle w:val="Paragraphedeliste"/>
        <w:numPr>
          <w:ilvl w:val="0"/>
          <w:numId w:val="30"/>
        </w:numPr>
        <w:rPr>
          <w:rPrChange w:id="1346" w:author="Gaetan Gaudard" w:date="2020-05-30T19:25:00Z">
            <w:rPr/>
          </w:rPrChange>
        </w:rPr>
      </w:pPr>
      <w:r>
        <w:t xml:space="preserve">METADOSI, </w:t>
      </w:r>
      <w:r w:rsidRPr="00EA39E2">
        <w:rPr>
          <w:i/>
          <w:iCs/>
        </w:rPr>
        <w:t>Coûts de marketing des réseaux sociaux</w:t>
      </w:r>
      <w:r>
        <w:t xml:space="preserve"> </w:t>
      </w:r>
      <w:r w:rsidRPr="00EA39E2">
        <w:rPr>
          <w:b/>
          <w:bCs/>
        </w:rPr>
        <w:t>[en ligne]</w:t>
      </w:r>
      <w:r>
        <w:t xml:space="preserve">. Disponible sur &lt; </w:t>
      </w:r>
      <w:hyperlink r:id="rId54" w:history="1">
        <w:r w:rsidRPr="00971911">
          <w:rPr>
            <w:rStyle w:val="Lienhypertexte"/>
          </w:rPr>
          <w:t>https://www.metadosi.fr/prix-media-sociaux/</w:t>
        </w:r>
      </w:hyperlink>
      <w:r>
        <w:t xml:space="preserve"> &gt; (Consulté le 28/05/2020)</w:t>
      </w:r>
    </w:p>
    <w:sectPr w:rsidR="00E566F7" w:rsidRPr="00EA39E2" w:rsidSect="00CD574C">
      <w:headerReference w:type="default" r:id="rId55"/>
      <w:footerReference w:type="default" r:id="rId56"/>
      <w:pgSz w:w="11906" w:h="16838"/>
      <w:pgMar w:top="1417" w:right="1417" w:bottom="1417" w:left="1417" w:header="1134" w:footer="1134" w:gutter="0"/>
      <w:pgNumType w:start="0"/>
      <w:cols w:space="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2954D85" w14:textId="77777777" w:rsidR="00C70E45" w:rsidRDefault="00C70E45">
      <w:r>
        <w:separator/>
      </w:r>
    </w:p>
  </w:endnote>
  <w:endnote w:type="continuationSeparator" w:id="0">
    <w:p w14:paraId="131AC29E" w14:textId="77777777" w:rsidR="00C70E45" w:rsidRDefault="00C70E45">
      <w:r>
        <w:continuationSeparator/>
      </w:r>
    </w:p>
  </w:endnote>
  <w:endnote w:type="continuationNotice" w:id="1">
    <w:p w14:paraId="5EE9DDA3" w14:textId="77777777" w:rsidR="00C70E45" w:rsidRDefault="00C70E4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charset w:val="00"/>
    <w:family w:val="auto"/>
    <w:pitch w:val="variable"/>
    <w:sig w:usb0="800000AF" w:usb1="1001ECEA" w:usb2="00000000" w:usb3="00000000" w:csb0="00000001" w:csb1="00000000"/>
  </w:font>
  <w:font w:name="Calibri">
    <w:panose1 w:val="020F0502020204030204"/>
    <w:charset w:val="00"/>
    <w:family w:val="swiss"/>
    <w:pitch w:val="variable"/>
    <w:sig w:usb0="E4002EFF" w:usb1="C000247B" w:usb2="00000009" w:usb3="00000000" w:csb0="000001FF" w:csb1="00000000"/>
  </w:font>
  <w:font w:name="Bitstream Vera Serif">
    <w:altName w:val="Times New Roman"/>
    <w:charset w:val="00"/>
    <w:family w:val="roman"/>
    <w:pitch w:val="variable"/>
  </w:font>
  <w:font w:name="Bitstream Vera Sans">
    <w:altName w:val="Times New Roman"/>
    <w:charset w:val="00"/>
    <w:family w:val="auto"/>
    <w:pitch w:val="variable"/>
  </w:font>
  <w:font w:name="Lucidasans">
    <w:altName w:val="Times New Roman"/>
    <w:charset w:val="00"/>
    <w:family w:val="auto"/>
    <w:pitch w:val="default"/>
  </w:font>
  <w:font w:name="Arial">
    <w:panose1 w:val="020B0604020202020204"/>
    <w:charset w:val="00"/>
    <w:family w:val="swiss"/>
    <w:pitch w:val="variable"/>
    <w:sig w:usb0="E0002EFF" w:usb1="C000785B" w:usb2="00000009" w:usb3="00000000" w:csb0="000001FF" w:csb1="00000000"/>
  </w:font>
  <w:font w:name="Mincho">
    <w:altName w:val="明朝"/>
    <w:panose1 w:val="02020609040305080305"/>
    <w:charset w:val="80"/>
    <w:family w:val="roman"/>
    <w:notTrueType/>
    <w:pitch w:val="fixed"/>
    <w:sig w:usb0="00000001" w:usb1="08070000" w:usb2="00000010" w:usb3="00000000" w:csb0="00020000" w:csb1="00000000"/>
  </w:font>
  <w:font w:name="Arial Black">
    <w:panose1 w:val="020B0A04020102020204"/>
    <w:charset w:val="00"/>
    <w:family w:val="swiss"/>
    <w:pitch w:val="variable"/>
    <w:sig w:usb0="A00002AF" w:usb1="400078FB"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2BF4C35" w14:textId="6CDE475F" w:rsidR="003C3F0F" w:rsidRDefault="003C3F0F">
    <w:pPr>
      <w:pStyle w:val="Pieddepage"/>
    </w:pPr>
    <w:del w:id="1348" w:author="Gaetan Gaudard" w:date="2020-05-30T11:30:00Z">
      <w:r w:rsidDel="00860937">
        <w:delText>Poste n° : (le cas échéant)</w:delText>
      </w:r>
    </w:del>
    <w:r>
      <w:tab/>
      <w:t xml:space="preserve">- Page </w:t>
    </w:r>
    <w:r>
      <w:fldChar w:fldCharType="begin"/>
    </w:r>
    <w:r>
      <w:instrText xml:space="preserve"> PAGE </w:instrText>
    </w:r>
    <w:r>
      <w:fldChar w:fldCharType="separate"/>
    </w:r>
    <w:r>
      <w:rPr>
        <w:noProof/>
      </w:rPr>
      <w:t>1</w:t>
    </w:r>
    <w:r>
      <w:fldChar w:fldCharType="end"/>
    </w:r>
    <w:r>
      <w:t>/20 -</w:t>
    </w:r>
    <w:del w:id="1349" w:author="Gaetan Gaudard" w:date="2020-05-30T11:30:00Z">
      <w:r w:rsidDel="00860937">
        <w:delText xml:space="preserve"> </w:delText>
      </w:r>
      <w:r w:rsidDel="00860937">
        <w:fldChar w:fldCharType="begin"/>
      </w:r>
      <w:r w:rsidDel="00860937">
        <w:delInstrText xml:space="preserve"> SAVEDATE \@ "d' 'MMMM' 'yyyy" </w:delInstrText>
      </w:r>
      <w:r w:rsidDel="00860937">
        <w:fldChar w:fldCharType="separate"/>
      </w:r>
    </w:del>
    <w:del w:id="1350" w:author="Gaetan Gaudard" w:date="2020-05-30T11:01:00Z">
      <w:r w:rsidDel="00462EBC">
        <w:rPr>
          <w:noProof/>
        </w:rPr>
        <w:delText>0 XXX 0000</w:delText>
      </w:r>
    </w:del>
    <w:del w:id="1351" w:author="Gaetan Gaudard" w:date="2020-05-30T11:30:00Z">
      <w:r w:rsidDel="00860937">
        <w:fldChar w:fldCharType="end"/>
      </w:r>
    </w:del>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250FD52" w14:textId="77777777" w:rsidR="00C70E45" w:rsidRDefault="00C70E45">
      <w:r>
        <w:rPr>
          <w:color w:val="000000"/>
        </w:rPr>
        <w:separator/>
      </w:r>
    </w:p>
  </w:footnote>
  <w:footnote w:type="continuationSeparator" w:id="0">
    <w:p w14:paraId="1B13BE0B" w14:textId="77777777" w:rsidR="00C70E45" w:rsidRDefault="00C70E45">
      <w:r>
        <w:continuationSeparator/>
      </w:r>
    </w:p>
  </w:footnote>
  <w:footnote w:type="continuationNotice" w:id="1">
    <w:p w14:paraId="282098D4" w14:textId="77777777" w:rsidR="00C70E45" w:rsidRDefault="00C70E4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278C54" w14:textId="532B216D" w:rsidR="003C3F0F" w:rsidRPr="0091613C" w:rsidRDefault="003C3F0F">
    <w:pPr>
      <w:pStyle w:val="MonAuteur"/>
      <w:rPr>
        <w:sz w:val="24"/>
        <w:szCs w:val="24"/>
        <w:rPrChange w:id="1347" w:author="Gaetan Gaudard" w:date="2020-05-30T11:08:00Z">
          <w:rPr/>
        </w:rPrChange>
      </w:rPr>
    </w:pPr>
    <w:r w:rsidRPr="003C3F0F">
      <w:rPr>
        <w:sz w:val="24"/>
        <w:szCs w:val="24"/>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8D5402"/>
    <w:multiLevelType w:val="hybridMultilevel"/>
    <w:tmpl w:val="514ADE8E"/>
    <w:lvl w:ilvl="0" w:tplc="040C0001">
      <w:start w:val="1"/>
      <w:numFmt w:val="bullet"/>
      <w:lvlText w:val=""/>
      <w:lvlJc w:val="left"/>
      <w:pPr>
        <w:ind w:left="1260" w:hanging="360"/>
      </w:pPr>
      <w:rPr>
        <w:rFonts w:ascii="Symbol" w:hAnsi="Symbol" w:hint="default"/>
      </w:rPr>
    </w:lvl>
    <w:lvl w:ilvl="1" w:tplc="040C0003" w:tentative="1">
      <w:start w:val="1"/>
      <w:numFmt w:val="bullet"/>
      <w:lvlText w:val="o"/>
      <w:lvlJc w:val="left"/>
      <w:pPr>
        <w:ind w:left="1980" w:hanging="360"/>
      </w:pPr>
      <w:rPr>
        <w:rFonts w:ascii="Courier New" w:hAnsi="Courier New" w:cs="Courier New" w:hint="default"/>
      </w:rPr>
    </w:lvl>
    <w:lvl w:ilvl="2" w:tplc="040C0005" w:tentative="1">
      <w:start w:val="1"/>
      <w:numFmt w:val="bullet"/>
      <w:lvlText w:val=""/>
      <w:lvlJc w:val="left"/>
      <w:pPr>
        <w:ind w:left="2700" w:hanging="360"/>
      </w:pPr>
      <w:rPr>
        <w:rFonts w:ascii="Wingdings" w:hAnsi="Wingdings" w:hint="default"/>
      </w:rPr>
    </w:lvl>
    <w:lvl w:ilvl="3" w:tplc="040C0001" w:tentative="1">
      <w:start w:val="1"/>
      <w:numFmt w:val="bullet"/>
      <w:lvlText w:val=""/>
      <w:lvlJc w:val="left"/>
      <w:pPr>
        <w:ind w:left="3420" w:hanging="360"/>
      </w:pPr>
      <w:rPr>
        <w:rFonts w:ascii="Symbol" w:hAnsi="Symbol" w:hint="default"/>
      </w:rPr>
    </w:lvl>
    <w:lvl w:ilvl="4" w:tplc="040C0003" w:tentative="1">
      <w:start w:val="1"/>
      <w:numFmt w:val="bullet"/>
      <w:lvlText w:val="o"/>
      <w:lvlJc w:val="left"/>
      <w:pPr>
        <w:ind w:left="4140" w:hanging="360"/>
      </w:pPr>
      <w:rPr>
        <w:rFonts w:ascii="Courier New" w:hAnsi="Courier New" w:cs="Courier New" w:hint="default"/>
      </w:rPr>
    </w:lvl>
    <w:lvl w:ilvl="5" w:tplc="040C0005" w:tentative="1">
      <w:start w:val="1"/>
      <w:numFmt w:val="bullet"/>
      <w:lvlText w:val=""/>
      <w:lvlJc w:val="left"/>
      <w:pPr>
        <w:ind w:left="4860" w:hanging="360"/>
      </w:pPr>
      <w:rPr>
        <w:rFonts w:ascii="Wingdings" w:hAnsi="Wingdings" w:hint="default"/>
      </w:rPr>
    </w:lvl>
    <w:lvl w:ilvl="6" w:tplc="040C0001" w:tentative="1">
      <w:start w:val="1"/>
      <w:numFmt w:val="bullet"/>
      <w:lvlText w:val=""/>
      <w:lvlJc w:val="left"/>
      <w:pPr>
        <w:ind w:left="5580" w:hanging="360"/>
      </w:pPr>
      <w:rPr>
        <w:rFonts w:ascii="Symbol" w:hAnsi="Symbol" w:hint="default"/>
      </w:rPr>
    </w:lvl>
    <w:lvl w:ilvl="7" w:tplc="040C0003" w:tentative="1">
      <w:start w:val="1"/>
      <w:numFmt w:val="bullet"/>
      <w:lvlText w:val="o"/>
      <w:lvlJc w:val="left"/>
      <w:pPr>
        <w:ind w:left="6300" w:hanging="360"/>
      </w:pPr>
      <w:rPr>
        <w:rFonts w:ascii="Courier New" w:hAnsi="Courier New" w:cs="Courier New" w:hint="default"/>
      </w:rPr>
    </w:lvl>
    <w:lvl w:ilvl="8" w:tplc="040C0005" w:tentative="1">
      <w:start w:val="1"/>
      <w:numFmt w:val="bullet"/>
      <w:lvlText w:val=""/>
      <w:lvlJc w:val="left"/>
      <w:pPr>
        <w:ind w:left="7020" w:hanging="360"/>
      </w:pPr>
      <w:rPr>
        <w:rFonts w:ascii="Wingdings" w:hAnsi="Wingdings" w:hint="default"/>
      </w:rPr>
    </w:lvl>
  </w:abstractNum>
  <w:abstractNum w:abstractNumId="1" w15:restartNumberingAfterBreak="0">
    <w:nsid w:val="0893274B"/>
    <w:multiLevelType w:val="multilevel"/>
    <w:tmpl w:val="4C3625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247B72"/>
    <w:multiLevelType w:val="multilevel"/>
    <w:tmpl w:val="0D560F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025791"/>
    <w:multiLevelType w:val="multilevel"/>
    <w:tmpl w:val="1AD491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F74FE4"/>
    <w:multiLevelType w:val="hybridMultilevel"/>
    <w:tmpl w:val="27A0A274"/>
    <w:lvl w:ilvl="0" w:tplc="040C0001">
      <w:start w:val="1"/>
      <w:numFmt w:val="bullet"/>
      <w:lvlText w:val=""/>
      <w:lvlJc w:val="left"/>
      <w:pPr>
        <w:ind w:left="1004" w:hanging="360"/>
      </w:pPr>
      <w:rPr>
        <w:rFonts w:ascii="Symbol" w:hAnsi="Symbol"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5" w15:restartNumberingAfterBreak="0">
    <w:nsid w:val="135A0868"/>
    <w:multiLevelType w:val="multilevel"/>
    <w:tmpl w:val="6C162A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FCD3B2F"/>
    <w:multiLevelType w:val="multilevel"/>
    <w:tmpl w:val="912CC4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C5E3B63"/>
    <w:multiLevelType w:val="multilevel"/>
    <w:tmpl w:val="EBB4FCFC"/>
    <w:lvl w:ilvl="0">
      <w:numFmt w:val="bullet"/>
      <w:lvlText w:val="•"/>
      <w:lvlJc w:val="left"/>
      <w:rPr>
        <w:rFonts w:ascii="OpenSymbol" w:eastAsia="OpenSymbol" w:hAnsi="Open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8" w15:restartNumberingAfterBreak="0">
    <w:nsid w:val="2CBF6352"/>
    <w:multiLevelType w:val="multilevel"/>
    <w:tmpl w:val="2B8CF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CD11780"/>
    <w:multiLevelType w:val="hybridMultilevel"/>
    <w:tmpl w:val="0DA84190"/>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31605A8A"/>
    <w:multiLevelType w:val="multilevel"/>
    <w:tmpl w:val="58BA31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8554A78"/>
    <w:multiLevelType w:val="hybridMultilevel"/>
    <w:tmpl w:val="AA26E274"/>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388E569D"/>
    <w:multiLevelType w:val="multilevel"/>
    <w:tmpl w:val="040C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396D4878"/>
    <w:multiLevelType w:val="multilevel"/>
    <w:tmpl w:val="B3180F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9733898"/>
    <w:multiLevelType w:val="multilevel"/>
    <w:tmpl w:val="D7660BE4"/>
    <w:styleLink w:val="WW8Num1"/>
    <w:lvl w:ilvl="0">
      <w:start w:val="1"/>
      <w:numFmt w:val="upperRoman"/>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5" w15:restartNumberingAfterBreak="0">
    <w:nsid w:val="3DB20451"/>
    <w:multiLevelType w:val="multilevel"/>
    <w:tmpl w:val="B41C1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1023010"/>
    <w:multiLevelType w:val="hybridMultilevel"/>
    <w:tmpl w:val="D7FEA326"/>
    <w:lvl w:ilvl="0" w:tplc="040C0001">
      <w:start w:val="1"/>
      <w:numFmt w:val="bullet"/>
      <w:lvlText w:val=""/>
      <w:lvlJc w:val="left"/>
      <w:pPr>
        <w:ind w:left="1004" w:hanging="360"/>
      </w:pPr>
      <w:rPr>
        <w:rFonts w:ascii="Symbol" w:hAnsi="Symbol"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17" w15:restartNumberingAfterBreak="0">
    <w:nsid w:val="4630568F"/>
    <w:multiLevelType w:val="hybridMultilevel"/>
    <w:tmpl w:val="AEF8D0F4"/>
    <w:lvl w:ilvl="0" w:tplc="040C0001">
      <w:start w:val="1"/>
      <w:numFmt w:val="bullet"/>
      <w:lvlText w:val=""/>
      <w:lvlJc w:val="left"/>
      <w:pPr>
        <w:ind w:left="1004" w:hanging="360"/>
      </w:pPr>
      <w:rPr>
        <w:rFonts w:ascii="Symbol" w:hAnsi="Symbol"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18" w15:restartNumberingAfterBreak="0">
    <w:nsid w:val="4C6E4E78"/>
    <w:multiLevelType w:val="multilevel"/>
    <w:tmpl w:val="24EA95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D8067D9"/>
    <w:multiLevelType w:val="multilevel"/>
    <w:tmpl w:val="8F7C2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DA02CC0"/>
    <w:multiLevelType w:val="multilevel"/>
    <w:tmpl w:val="FBFECB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FED01D8"/>
    <w:multiLevelType w:val="multilevel"/>
    <w:tmpl w:val="E340A3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9F27423"/>
    <w:multiLevelType w:val="hybridMultilevel"/>
    <w:tmpl w:val="D7DC9A92"/>
    <w:lvl w:ilvl="0" w:tplc="02724D82">
      <w:start w:val="12"/>
      <w:numFmt w:val="bullet"/>
      <w:lvlText w:val=""/>
      <w:lvlJc w:val="left"/>
      <w:pPr>
        <w:ind w:left="644" w:hanging="360"/>
      </w:pPr>
      <w:rPr>
        <w:rFonts w:ascii="Wingdings" w:eastAsia="Times New Roman" w:hAnsi="Wingdings" w:cs="Times New Roman" w:hint="default"/>
      </w:rPr>
    </w:lvl>
    <w:lvl w:ilvl="1" w:tplc="040C0003" w:tentative="1">
      <w:start w:val="1"/>
      <w:numFmt w:val="bullet"/>
      <w:lvlText w:val="o"/>
      <w:lvlJc w:val="left"/>
      <w:pPr>
        <w:ind w:left="1364" w:hanging="360"/>
      </w:pPr>
      <w:rPr>
        <w:rFonts w:ascii="Courier New" w:hAnsi="Courier New" w:cs="Courier New" w:hint="default"/>
      </w:rPr>
    </w:lvl>
    <w:lvl w:ilvl="2" w:tplc="040C0005" w:tentative="1">
      <w:start w:val="1"/>
      <w:numFmt w:val="bullet"/>
      <w:lvlText w:val=""/>
      <w:lvlJc w:val="left"/>
      <w:pPr>
        <w:ind w:left="2084" w:hanging="360"/>
      </w:pPr>
      <w:rPr>
        <w:rFonts w:ascii="Wingdings" w:hAnsi="Wingdings" w:hint="default"/>
      </w:rPr>
    </w:lvl>
    <w:lvl w:ilvl="3" w:tplc="040C0001" w:tentative="1">
      <w:start w:val="1"/>
      <w:numFmt w:val="bullet"/>
      <w:lvlText w:val=""/>
      <w:lvlJc w:val="left"/>
      <w:pPr>
        <w:ind w:left="2804" w:hanging="360"/>
      </w:pPr>
      <w:rPr>
        <w:rFonts w:ascii="Symbol" w:hAnsi="Symbol" w:hint="default"/>
      </w:rPr>
    </w:lvl>
    <w:lvl w:ilvl="4" w:tplc="040C0003" w:tentative="1">
      <w:start w:val="1"/>
      <w:numFmt w:val="bullet"/>
      <w:lvlText w:val="o"/>
      <w:lvlJc w:val="left"/>
      <w:pPr>
        <w:ind w:left="3524" w:hanging="360"/>
      </w:pPr>
      <w:rPr>
        <w:rFonts w:ascii="Courier New" w:hAnsi="Courier New" w:cs="Courier New" w:hint="default"/>
      </w:rPr>
    </w:lvl>
    <w:lvl w:ilvl="5" w:tplc="040C0005" w:tentative="1">
      <w:start w:val="1"/>
      <w:numFmt w:val="bullet"/>
      <w:lvlText w:val=""/>
      <w:lvlJc w:val="left"/>
      <w:pPr>
        <w:ind w:left="4244" w:hanging="360"/>
      </w:pPr>
      <w:rPr>
        <w:rFonts w:ascii="Wingdings" w:hAnsi="Wingdings" w:hint="default"/>
      </w:rPr>
    </w:lvl>
    <w:lvl w:ilvl="6" w:tplc="040C0001" w:tentative="1">
      <w:start w:val="1"/>
      <w:numFmt w:val="bullet"/>
      <w:lvlText w:val=""/>
      <w:lvlJc w:val="left"/>
      <w:pPr>
        <w:ind w:left="4964" w:hanging="360"/>
      </w:pPr>
      <w:rPr>
        <w:rFonts w:ascii="Symbol" w:hAnsi="Symbol" w:hint="default"/>
      </w:rPr>
    </w:lvl>
    <w:lvl w:ilvl="7" w:tplc="040C0003" w:tentative="1">
      <w:start w:val="1"/>
      <w:numFmt w:val="bullet"/>
      <w:lvlText w:val="o"/>
      <w:lvlJc w:val="left"/>
      <w:pPr>
        <w:ind w:left="5684" w:hanging="360"/>
      </w:pPr>
      <w:rPr>
        <w:rFonts w:ascii="Courier New" w:hAnsi="Courier New" w:cs="Courier New" w:hint="default"/>
      </w:rPr>
    </w:lvl>
    <w:lvl w:ilvl="8" w:tplc="040C0005" w:tentative="1">
      <w:start w:val="1"/>
      <w:numFmt w:val="bullet"/>
      <w:lvlText w:val=""/>
      <w:lvlJc w:val="left"/>
      <w:pPr>
        <w:ind w:left="6404" w:hanging="360"/>
      </w:pPr>
      <w:rPr>
        <w:rFonts w:ascii="Wingdings" w:hAnsi="Wingdings" w:hint="default"/>
      </w:rPr>
    </w:lvl>
  </w:abstractNum>
  <w:abstractNum w:abstractNumId="23" w15:restartNumberingAfterBreak="0">
    <w:nsid w:val="5ADF6A4A"/>
    <w:multiLevelType w:val="hybridMultilevel"/>
    <w:tmpl w:val="991E8904"/>
    <w:lvl w:ilvl="0" w:tplc="49FE13F8">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61425D97"/>
    <w:multiLevelType w:val="hybridMultilevel"/>
    <w:tmpl w:val="AB6CEB60"/>
    <w:lvl w:ilvl="0" w:tplc="040C0001">
      <w:start w:val="1"/>
      <w:numFmt w:val="bullet"/>
      <w:lvlText w:val=""/>
      <w:lvlJc w:val="left"/>
      <w:pPr>
        <w:ind w:left="1004" w:hanging="360"/>
      </w:pPr>
      <w:rPr>
        <w:rFonts w:ascii="Symbol" w:hAnsi="Symbol"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25" w15:restartNumberingAfterBreak="0">
    <w:nsid w:val="687E693E"/>
    <w:multiLevelType w:val="multilevel"/>
    <w:tmpl w:val="8CA63CD8"/>
    <w:styleLink w:val="WWOutlineListStyle"/>
    <w:lvl w:ilvl="0">
      <w:start w:val="1"/>
      <w:numFmt w:val="upperRoman"/>
      <w:pStyle w:val="MonTitreSection"/>
      <w:lvlText w:val="%1. "/>
      <w:lvlJc w:val="left"/>
      <w:pPr>
        <w:ind w:left="432" w:hanging="432"/>
      </w:pPr>
    </w:lvl>
    <w:lvl w:ilvl="1">
      <w:start w:val="1"/>
      <w:numFmt w:val="decimal"/>
      <w:pStyle w:val="MonTitreSousSection"/>
      <w:lvlText w:val="%1.%2. "/>
      <w:lvlJc w:val="left"/>
      <w:pPr>
        <w:ind w:left="576" w:hanging="576"/>
      </w:pPr>
    </w:lvl>
    <w:lvl w:ilvl="2">
      <w:start w:val="1"/>
      <w:numFmt w:val="lowerLetter"/>
      <w:pStyle w:val="MonTitreSousSousSection"/>
      <w:lvlText w:val="%1.%2.%3. "/>
      <w:lvlJc w:val="left"/>
      <w:pPr>
        <w:ind w:left="720" w:hanging="720"/>
      </w:pPr>
    </w:lvl>
    <w:lvl w:ilvl="3">
      <w:start w:val="1"/>
      <w:numFmt w:val="decimal"/>
      <w:pStyle w:val="Titre4"/>
      <w:lvlText w:val="%1.%2.%3.%4. "/>
      <w:lvlJc w:val="left"/>
      <w:pPr>
        <w:ind w:left="864" w:hanging="864"/>
      </w:pPr>
    </w:lvl>
    <w:lvl w:ilvl="4">
      <w:start w:val="1"/>
      <w:numFmt w:val="decimal"/>
      <w:pStyle w:val="Titre5"/>
      <w:lvlText w:val="%1.%2.%3.%4.%5. "/>
      <w:lvlJc w:val="left"/>
      <w:pPr>
        <w:ind w:left="1008" w:hanging="1008"/>
      </w:pPr>
    </w:lvl>
    <w:lvl w:ilvl="5">
      <w:start w:val="1"/>
      <w:numFmt w:val="decimal"/>
      <w:pStyle w:val="Titre6"/>
      <w:lvlText w:val="%1.%2.%3.%4.%5.%6. "/>
      <w:lvlJc w:val="left"/>
      <w:pPr>
        <w:ind w:left="1152" w:hanging="1152"/>
      </w:pPr>
    </w:lvl>
    <w:lvl w:ilvl="6">
      <w:start w:val="1"/>
      <w:numFmt w:val="decimal"/>
      <w:pStyle w:val="Titre7"/>
      <w:lvlText w:val="%1.%2.%3.%4.%5.%6.%7. "/>
      <w:lvlJc w:val="left"/>
      <w:pPr>
        <w:ind w:left="1296" w:hanging="1296"/>
      </w:pPr>
    </w:lvl>
    <w:lvl w:ilvl="7">
      <w:start w:val="1"/>
      <w:numFmt w:val="decimal"/>
      <w:pStyle w:val="Titre8"/>
      <w:lvlText w:val="%1.%2.%3.%4.%5.%6.%7.%8. "/>
      <w:lvlJc w:val="left"/>
      <w:pPr>
        <w:ind w:left="1440" w:hanging="1440"/>
      </w:pPr>
    </w:lvl>
    <w:lvl w:ilvl="8">
      <w:start w:val="1"/>
      <w:numFmt w:val="decimal"/>
      <w:pStyle w:val="Titre9"/>
      <w:lvlText w:val="%1.%2.%3.%4.%5.%6.%7.%8.%9. "/>
      <w:lvlJc w:val="left"/>
      <w:pPr>
        <w:ind w:left="1584" w:hanging="1584"/>
      </w:pPr>
    </w:lvl>
  </w:abstractNum>
  <w:abstractNum w:abstractNumId="26" w15:restartNumberingAfterBreak="0">
    <w:nsid w:val="688B793B"/>
    <w:multiLevelType w:val="multilevel"/>
    <w:tmpl w:val="4F0278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C5A112B"/>
    <w:multiLevelType w:val="multilevel"/>
    <w:tmpl w:val="C6DEE0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D406EC5"/>
    <w:multiLevelType w:val="multilevel"/>
    <w:tmpl w:val="A7D40B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4941BFA"/>
    <w:multiLevelType w:val="multilevel"/>
    <w:tmpl w:val="18AE5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C6E66D0"/>
    <w:multiLevelType w:val="hybridMultilevel"/>
    <w:tmpl w:val="26AE25EA"/>
    <w:lvl w:ilvl="0" w:tplc="040C0001">
      <w:start w:val="1"/>
      <w:numFmt w:val="bullet"/>
      <w:lvlText w:val=""/>
      <w:lvlJc w:val="left"/>
      <w:pPr>
        <w:ind w:left="1004" w:hanging="360"/>
      </w:pPr>
      <w:rPr>
        <w:rFonts w:ascii="Symbol" w:hAnsi="Symbol"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num w:numId="1">
    <w:abstractNumId w:val="25"/>
  </w:num>
  <w:num w:numId="2">
    <w:abstractNumId w:val="14"/>
  </w:num>
  <w:num w:numId="3">
    <w:abstractNumId w:val="7"/>
  </w:num>
  <w:num w:numId="4">
    <w:abstractNumId w:val="0"/>
  </w:num>
  <w:num w:numId="5">
    <w:abstractNumId w:val="10"/>
  </w:num>
  <w:num w:numId="6">
    <w:abstractNumId w:val="16"/>
  </w:num>
  <w:num w:numId="7">
    <w:abstractNumId w:val="13"/>
  </w:num>
  <w:num w:numId="8">
    <w:abstractNumId w:val="27"/>
  </w:num>
  <w:num w:numId="9">
    <w:abstractNumId w:val="26"/>
  </w:num>
  <w:num w:numId="10">
    <w:abstractNumId w:val="21"/>
  </w:num>
  <w:num w:numId="11">
    <w:abstractNumId w:val="30"/>
  </w:num>
  <w:num w:numId="12">
    <w:abstractNumId w:val="5"/>
  </w:num>
  <w:num w:numId="13">
    <w:abstractNumId w:val="4"/>
  </w:num>
  <w:num w:numId="14">
    <w:abstractNumId w:val="29"/>
  </w:num>
  <w:num w:numId="15">
    <w:abstractNumId w:val="18"/>
  </w:num>
  <w:num w:numId="16">
    <w:abstractNumId w:val="20"/>
  </w:num>
  <w:num w:numId="17">
    <w:abstractNumId w:val="2"/>
  </w:num>
  <w:num w:numId="18">
    <w:abstractNumId w:val="9"/>
  </w:num>
  <w:num w:numId="19">
    <w:abstractNumId w:val="3"/>
  </w:num>
  <w:num w:numId="20">
    <w:abstractNumId w:val="11"/>
  </w:num>
  <w:num w:numId="21">
    <w:abstractNumId w:val="15"/>
  </w:num>
  <w:num w:numId="22">
    <w:abstractNumId w:val="6"/>
  </w:num>
  <w:num w:numId="23">
    <w:abstractNumId w:val="8"/>
  </w:num>
  <w:num w:numId="24">
    <w:abstractNumId w:val="22"/>
  </w:num>
  <w:num w:numId="25">
    <w:abstractNumId w:val="28"/>
  </w:num>
  <w:num w:numId="26">
    <w:abstractNumId w:val="19"/>
  </w:num>
  <w:num w:numId="27">
    <w:abstractNumId w:val="1"/>
  </w:num>
  <w:num w:numId="28">
    <w:abstractNumId w:val="24"/>
  </w:num>
  <w:num w:numId="29">
    <w:abstractNumId w:val="17"/>
  </w:num>
  <w:num w:numId="30">
    <w:abstractNumId w:val="12"/>
  </w:num>
  <w:num w:numId="31">
    <w:abstractNumId w:val="2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Gaetan Gaudard">
    <w15:presenceInfo w15:providerId="None" w15:userId="Gaetan Gaudar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4"/>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2373"/>
    <w:rsid w:val="00003F96"/>
    <w:rsid w:val="000041C6"/>
    <w:rsid w:val="00023C97"/>
    <w:rsid w:val="00024101"/>
    <w:rsid w:val="000251D9"/>
    <w:rsid w:val="00044F80"/>
    <w:rsid w:val="00054506"/>
    <w:rsid w:val="00060212"/>
    <w:rsid w:val="00061FAC"/>
    <w:rsid w:val="00065169"/>
    <w:rsid w:val="00086D5D"/>
    <w:rsid w:val="000B53F5"/>
    <w:rsid w:val="000C04A5"/>
    <w:rsid w:val="000E5E50"/>
    <w:rsid w:val="000F0CC1"/>
    <w:rsid w:val="0011188F"/>
    <w:rsid w:val="00120447"/>
    <w:rsid w:val="00121227"/>
    <w:rsid w:val="00131D97"/>
    <w:rsid w:val="00140E4C"/>
    <w:rsid w:val="00154FA7"/>
    <w:rsid w:val="00166E60"/>
    <w:rsid w:val="00182CE4"/>
    <w:rsid w:val="001A7BBE"/>
    <w:rsid w:val="001B4712"/>
    <w:rsid w:val="00232612"/>
    <w:rsid w:val="00232A7A"/>
    <w:rsid w:val="00232AF4"/>
    <w:rsid w:val="002343BE"/>
    <w:rsid w:val="002A1923"/>
    <w:rsid w:val="002B3AF5"/>
    <w:rsid w:val="002B417F"/>
    <w:rsid w:val="002B7ADB"/>
    <w:rsid w:val="002C576F"/>
    <w:rsid w:val="002D1BB0"/>
    <w:rsid w:val="002D56A4"/>
    <w:rsid w:val="002E4D31"/>
    <w:rsid w:val="002F2CD5"/>
    <w:rsid w:val="002F5713"/>
    <w:rsid w:val="00301463"/>
    <w:rsid w:val="00310ED4"/>
    <w:rsid w:val="00323F5C"/>
    <w:rsid w:val="00325C9B"/>
    <w:rsid w:val="003275F4"/>
    <w:rsid w:val="003342AD"/>
    <w:rsid w:val="00342226"/>
    <w:rsid w:val="00367ED9"/>
    <w:rsid w:val="00374E0C"/>
    <w:rsid w:val="00387C9D"/>
    <w:rsid w:val="003A2338"/>
    <w:rsid w:val="003B0796"/>
    <w:rsid w:val="003B269B"/>
    <w:rsid w:val="003B57DE"/>
    <w:rsid w:val="003C3F0F"/>
    <w:rsid w:val="003E1AF7"/>
    <w:rsid w:val="003E51C4"/>
    <w:rsid w:val="003F13C3"/>
    <w:rsid w:val="00415210"/>
    <w:rsid w:val="00424F54"/>
    <w:rsid w:val="00427B38"/>
    <w:rsid w:val="00450D28"/>
    <w:rsid w:val="00462EBC"/>
    <w:rsid w:val="00472D4E"/>
    <w:rsid w:val="00492B92"/>
    <w:rsid w:val="00492CFD"/>
    <w:rsid w:val="0049734F"/>
    <w:rsid w:val="004A58DE"/>
    <w:rsid w:val="004B4D4B"/>
    <w:rsid w:val="004E3C2D"/>
    <w:rsid w:val="004F5CC7"/>
    <w:rsid w:val="00513519"/>
    <w:rsid w:val="00515209"/>
    <w:rsid w:val="00524FA1"/>
    <w:rsid w:val="0053044F"/>
    <w:rsid w:val="005341E4"/>
    <w:rsid w:val="005356E6"/>
    <w:rsid w:val="00537063"/>
    <w:rsid w:val="00545879"/>
    <w:rsid w:val="0056645C"/>
    <w:rsid w:val="005672F1"/>
    <w:rsid w:val="005833A1"/>
    <w:rsid w:val="0058506D"/>
    <w:rsid w:val="00590E43"/>
    <w:rsid w:val="005B661A"/>
    <w:rsid w:val="005C123B"/>
    <w:rsid w:val="005C28BE"/>
    <w:rsid w:val="005C5039"/>
    <w:rsid w:val="005D7922"/>
    <w:rsid w:val="005F50D4"/>
    <w:rsid w:val="005F62E4"/>
    <w:rsid w:val="00617C97"/>
    <w:rsid w:val="00660A56"/>
    <w:rsid w:val="006706D5"/>
    <w:rsid w:val="00676046"/>
    <w:rsid w:val="006801F5"/>
    <w:rsid w:val="00683311"/>
    <w:rsid w:val="006A2EEF"/>
    <w:rsid w:val="006A3CF2"/>
    <w:rsid w:val="006B2E8A"/>
    <w:rsid w:val="006B73E9"/>
    <w:rsid w:val="006C50CF"/>
    <w:rsid w:val="006D3FBC"/>
    <w:rsid w:val="006D6C63"/>
    <w:rsid w:val="006D797A"/>
    <w:rsid w:val="006E1AE2"/>
    <w:rsid w:val="006E206A"/>
    <w:rsid w:val="006F0A2F"/>
    <w:rsid w:val="006F2725"/>
    <w:rsid w:val="006F45A4"/>
    <w:rsid w:val="006F4EC5"/>
    <w:rsid w:val="00700026"/>
    <w:rsid w:val="00711AD1"/>
    <w:rsid w:val="007120A5"/>
    <w:rsid w:val="00721C18"/>
    <w:rsid w:val="00735D59"/>
    <w:rsid w:val="00744432"/>
    <w:rsid w:val="00751CC2"/>
    <w:rsid w:val="00753B24"/>
    <w:rsid w:val="00756C8B"/>
    <w:rsid w:val="007620BE"/>
    <w:rsid w:val="00771E77"/>
    <w:rsid w:val="007865CB"/>
    <w:rsid w:val="007A067F"/>
    <w:rsid w:val="007C3000"/>
    <w:rsid w:val="007C6C8B"/>
    <w:rsid w:val="007D3E4E"/>
    <w:rsid w:val="007E24F1"/>
    <w:rsid w:val="007F2232"/>
    <w:rsid w:val="008044C3"/>
    <w:rsid w:val="00813235"/>
    <w:rsid w:val="0081529B"/>
    <w:rsid w:val="00831C7A"/>
    <w:rsid w:val="00834008"/>
    <w:rsid w:val="00860937"/>
    <w:rsid w:val="00860DC9"/>
    <w:rsid w:val="00884FA1"/>
    <w:rsid w:val="00885A3B"/>
    <w:rsid w:val="008960BA"/>
    <w:rsid w:val="008B72AA"/>
    <w:rsid w:val="008D554F"/>
    <w:rsid w:val="008E437E"/>
    <w:rsid w:val="008E45C6"/>
    <w:rsid w:val="008F25DB"/>
    <w:rsid w:val="008F64B6"/>
    <w:rsid w:val="009010EA"/>
    <w:rsid w:val="0090361E"/>
    <w:rsid w:val="0091613C"/>
    <w:rsid w:val="00923D52"/>
    <w:rsid w:val="0093700A"/>
    <w:rsid w:val="00946B85"/>
    <w:rsid w:val="009570B4"/>
    <w:rsid w:val="009954C1"/>
    <w:rsid w:val="009A4ED3"/>
    <w:rsid w:val="009A5A6D"/>
    <w:rsid w:val="009C39AB"/>
    <w:rsid w:val="009D2F46"/>
    <w:rsid w:val="009D42A1"/>
    <w:rsid w:val="009D5680"/>
    <w:rsid w:val="009D6617"/>
    <w:rsid w:val="009E130B"/>
    <w:rsid w:val="009E28A3"/>
    <w:rsid w:val="009E5854"/>
    <w:rsid w:val="00A06BCA"/>
    <w:rsid w:val="00A23267"/>
    <w:rsid w:val="00A3573A"/>
    <w:rsid w:val="00A401C4"/>
    <w:rsid w:val="00A52342"/>
    <w:rsid w:val="00A57C9A"/>
    <w:rsid w:val="00A702EB"/>
    <w:rsid w:val="00A72372"/>
    <w:rsid w:val="00A72373"/>
    <w:rsid w:val="00A75365"/>
    <w:rsid w:val="00A838E9"/>
    <w:rsid w:val="00AB0FA7"/>
    <w:rsid w:val="00AC377D"/>
    <w:rsid w:val="00AD4926"/>
    <w:rsid w:val="00AE2BA3"/>
    <w:rsid w:val="00AE414E"/>
    <w:rsid w:val="00AE6C0C"/>
    <w:rsid w:val="00AF0428"/>
    <w:rsid w:val="00B13F41"/>
    <w:rsid w:val="00B17B19"/>
    <w:rsid w:val="00B17F20"/>
    <w:rsid w:val="00B52159"/>
    <w:rsid w:val="00B62C44"/>
    <w:rsid w:val="00B6622A"/>
    <w:rsid w:val="00BA0EA2"/>
    <w:rsid w:val="00BB1B5B"/>
    <w:rsid w:val="00BB5222"/>
    <w:rsid w:val="00BB5234"/>
    <w:rsid w:val="00BC0109"/>
    <w:rsid w:val="00BC0D3C"/>
    <w:rsid w:val="00BE7A18"/>
    <w:rsid w:val="00BF41D8"/>
    <w:rsid w:val="00C13224"/>
    <w:rsid w:val="00C2314A"/>
    <w:rsid w:val="00C33992"/>
    <w:rsid w:val="00C341A3"/>
    <w:rsid w:val="00C53EEF"/>
    <w:rsid w:val="00C54970"/>
    <w:rsid w:val="00C601DF"/>
    <w:rsid w:val="00C702F6"/>
    <w:rsid w:val="00C70E45"/>
    <w:rsid w:val="00C753B7"/>
    <w:rsid w:val="00C75C06"/>
    <w:rsid w:val="00C9253A"/>
    <w:rsid w:val="00CA12D7"/>
    <w:rsid w:val="00CA406D"/>
    <w:rsid w:val="00CB15A1"/>
    <w:rsid w:val="00CC5C9B"/>
    <w:rsid w:val="00CC70FF"/>
    <w:rsid w:val="00CD574C"/>
    <w:rsid w:val="00CE045A"/>
    <w:rsid w:val="00CE310A"/>
    <w:rsid w:val="00CF5B8E"/>
    <w:rsid w:val="00CF6267"/>
    <w:rsid w:val="00CF6772"/>
    <w:rsid w:val="00D1266C"/>
    <w:rsid w:val="00D23372"/>
    <w:rsid w:val="00D30A0B"/>
    <w:rsid w:val="00D34FA7"/>
    <w:rsid w:val="00D4229A"/>
    <w:rsid w:val="00D72162"/>
    <w:rsid w:val="00D73A34"/>
    <w:rsid w:val="00D90AB7"/>
    <w:rsid w:val="00DA65B0"/>
    <w:rsid w:val="00DA71D1"/>
    <w:rsid w:val="00DB34FF"/>
    <w:rsid w:val="00DC3935"/>
    <w:rsid w:val="00DD4B97"/>
    <w:rsid w:val="00DD7F45"/>
    <w:rsid w:val="00E0130A"/>
    <w:rsid w:val="00E561AC"/>
    <w:rsid w:val="00E566F7"/>
    <w:rsid w:val="00E606A5"/>
    <w:rsid w:val="00E6362B"/>
    <w:rsid w:val="00E63C50"/>
    <w:rsid w:val="00EA39E2"/>
    <w:rsid w:val="00EB1207"/>
    <w:rsid w:val="00EE3C18"/>
    <w:rsid w:val="00EF0554"/>
    <w:rsid w:val="00F15940"/>
    <w:rsid w:val="00F25C42"/>
    <w:rsid w:val="00F321D8"/>
    <w:rsid w:val="00F37F51"/>
    <w:rsid w:val="00F4078A"/>
    <w:rsid w:val="00F44E84"/>
    <w:rsid w:val="00F72E09"/>
    <w:rsid w:val="00F93200"/>
    <w:rsid w:val="00F936A0"/>
    <w:rsid w:val="00F97470"/>
    <w:rsid w:val="00FC11B0"/>
    <w:rsid w:val="00FC5594"/>
    <w:rsid w:val="00FE0E91"/>
    <w:rsid w:val="00FF0E7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82F7C3"/>
  <w15:chartTrackingRefBased/>
  <w15:docId w15:val="{767297C2-D6F7-4DDD-9D8C-54BD1AFEB7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Bitstream Vera Serif" w:eastAsia="Bitstream Vera Sans" w:hAnsi="Bitstream Vera Serif" w:cs="Lucidasans"/>
        <w:lang w:val="fr-FR" w:eastAsia="fr-F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A23267"/>
    <w:pPr>
      <w:widowControl w:val="0"/>
      <w:suppressAutoHyphens/>
      <w:autoSpaceDN w:val="0"/>
      <w:textAlignment w:val="baseline"/>
    </w:pPr>
    <w:rPr>
      <w:kern w:val="3"/>
      <w:sz w:val="24"/>
      <w:szCs w:val="24"/>
    </w:rPr>
  </w:style>
  <w:style w:type="paragraph" w:styleId="Titre1">
    <w:name w:val="heading 1"/>
    <w:basedOn w:val="Standard"/>
    <w:next w:val="Standard"/>
    <w:pPr>
      <w:keepNext/>
      <w:spacing w:before="240" w:after="60"/>
      <w:outlineLvl w:val="0"/>
    </w:pPr>
    <w:rPr>
      <w:rFonts w:ascii="Arial" w:hAnsi="Arial" w:cs="Arial"/>
      <w:b/>
      <w:bCs/>
      <w:sz w:val="32"/>
      <w:szCs w:val="32"/>
    </w:rPr>
  </w:style>
  <w:style w:type="paragraph" w:styleId="Titre2">
    <w:name w:val="heading 2"/>
    <w:basedOn w:val="Standard"/>
    <w:next w:val="Standard"/>
    <w:pPr>
      <w:keepNext/>
      <w:spacing w:before="240" w:after="60"/>
      <w:outlineLvl w:val="1"/>
    </w:pPr>
    <w:rPr>
      <w:rFonts w:ascii="Arial" w:hAnsi="Arial" w:cs="Arial"/>
      <w:b/>
      <w:bCs/>
      <w:i/>
      <w:iCs/>
      <w:sz w:val="28"/>
      <w:szCs w:val="28"/>
    </w:rPr>
  </w:style>
  <w:style w:type="paragraph" w:styleId="Titre3">
    <w:name w:val="heading 3"/>
    <w:basedOn w:val="Standard"/>
    <w:next w:val="Standard"/>
    <w:pPr>
      <w:keepNext/>
      <w:spacing w:before="240" w:after="60"/>
      <w:outlineLvl w:val="2"/>
    </w:pPr>
    <w:rPr>
      <w:rFonts w:ascii="Arial" w:hAnsi="Arial" w:cs="Arial"/>
      <w:b/>
      <w:bCs/>
      <w:sz w:val="26"/>
      <w:szCs w:val="26"/>
    </w:rPr>
  </w:style>
  <w:style w:type="paragraph" w:styleId="Titre4">
    <w:name w:val="heading 4"/>
    <w:basedOn w:val="Standard"/>
    <w:next w:val="Standard"/>
    <w:pPr>
      <w:keepNext/>
      <w:numPr>
        <w:ilvl w:val="3"/>
        <w:numId w:val="1"/>
      </w:numPr>
      <w:spacing w:before="240" w:after="60"/>
      <w:outlineLvl w:val="3"/>
    </w:pPr>
    <w:rPr>
      <w:b/>
      <w:bCs/>
      <w:sz w:val="28"/>
      <w:szCs w:val="28"/>
    </w:rPr>
  </w:style>
  <w:style w:type="paragraph" w:styleId="Titre5">
    <w:name w:val="heading 5"/>
    <w:basedOn w:val="Standard"/>
    <w:next w:val="Standard"/>
    <w:pPr>
      <w:numPr>
        <w:ilvl w:val="4"/>
        <w:numId w:val="1"/>
      </w:numPr>
      <w:spacing w:before="240" w:after="60"/>
      <w:outlineLvl w:val="4"/>
    </w:pPr>
    <w:rPr>
      <w:b/>
      <w:bCs/>
      <w:i/>
      <w:iCs/>
      <w:sz w:val="26"/>
      <w:szCs w:val="26"/>
    </w:rPr>
  </w:style>
  <w:style w:type="paragraph" w:styleId="Titre6">
    <w:name w:val="heading 6"/>
    <w:basedOn w:val="Standard"/>
    <w:next w:val="Standard"/>
    <w:pPr>
      <w:numPr>
        <w:ilvl w:val="5"/>
        <w:numId w:val="1"/>
      </w:numPr>
      <w:spacing w:before="240" w:after="60"/>
      <w:outlineLvl w:val="5"/>
    </w:pPr>
    <w:rPr>
      <w:b/>
      <w:bCs/>
      <w:sz w:val="22"/>
      <w:szCs w:val="22"/>
    </w:rPr>
  </w:style>
  <w:style w:type="paragraph" w:styleId="Titre7">
    <w:name w:val="heading 7"/>
    <w:basedOn w:val="Standard"/>
    <w:next w:val="Standard"/>
    <w:pPr>
      <w:numPr>
        <w:ilvl w:val="6"/>
        <w:numId w:val="1"/>
      </w:numPr>
      <w:spacing w:before="240" w:after="60"/>
      <w:outlineLvl w:val="6"/>
    </w:pPr>
  </w:style>
  <w:style w:type="paragraph" w:styleId="Titre8">
    <w:name w:val="heading 8"/>
    <w:basedOn w:val="Standard"/>
    <w:next w:val="Standard"/>
    <w:pPr>
      <w:numPr>
        <w:ilvl w:val="7"/>
        <w:numId w:val="1"/>
      </w:numPr>
      <w:spacing w:before="240" w:after="60"/>
      <w:outlineLvl w:val="7"/>
    </w:pPr>
    <w:rPr>
      <w:i/>
      <w:iCs/>
    </w:rPr>
  </w:style>
  <w:style w:type="paragraph" w:styleId="Titre9">
    <w:name w:val="heading 9"/>
    <w:basedOn w:val="Standard"/>
    <w:next w:val="Standard"/>
    <w:pPr>
      <w:numPr>
        <w:ilvl w:val="8"/>
        <w:numId w:val="1"/>
      </w:numPr>
      <w:spacing w:before="240" w:after="60"/>
      <w:outlineLvl w:val="8"/>
    </w:pPr>
    <w:rPr>
      <w:rFonts w:ascii="Arial" w:hAnsi="Arial" w:cs="Arial"/>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numbering" w:customStyle="1" w:styleId="WWOutlineListStyle">
    <w:name w:val="WW_OutlineListStyle"/>
    <w:basedOn w:val="Aucuneliste"/>
    <w:pPr>
      <w:numPr>
        <w:numId w:val="1"/>
      </w:numPr>
    </w:pPr>
  </w:style>
  <w:style w:type="paragraph" w:customStyle="1" w:styleId="Standard">
    <w:name w:val="Standard"/>
    <w:pPr>
      <w:suppressAutoHyphens/>
      <w:autoSpaceDN w:val="0"/>
      <w:textAlignment w:val="baseline"/>
    </w:pPr>
    <w:rPr>
      <w:rFonts w:ascii="Times New Roman" w:eastAsia="Times New Roman" w:hAnsi="Times New Roman" w:cs="Times New Roman"/>
      <w:kern w:val="3"/>
      <w:sz w:val="24"/>
      <w:szCs w:val="24"/>
    </w:rPr>
  </w:style>
  <w:style w:type="paragraph" w:customStyle="1" w:styleId="Textbody">
    <w:name w:val="Text body"/>
    <w:basedOn w:val="Standard"/>
    <w:pPr>
      <w:spacing w:after="120"/>
    </w:pPr>
  </w:style>
  <w:style w:type="paragraph" w:customStyle="1" w:styleId="Heading">
    <w:name w:val="Heading"/>
    <w:basedOn w:val="Standard"/>
    <w:next w:val="Textbody"/>
    <w:pPr>
      <w:keepNext/>
      <w:spacing w:before="240" w:after="120"/>
    </w:pPr>
    <w:rPr>
      <w:rFonts w:ascii="Bitstream Vera Sans" w:eastAsia="Mincho" w:hAnsi="Bitstream Vera Sans" w:cs="Lucidasans"/>
      <w:sz w:val="28"/>
      <w:szCs w:val="28"/>
    </w:rPr>
  </w:style>
  <w:style w:type="paragraph" w:styleId="Liste">
    <w:name w:val="List"/>
    <w:basedOn w:val="Textbody"/>
    <w:rPr>
      <w:rFonts w:cs="Lucidasans"/>
    </w:rPr>
  </w:style>
  <w:style w:type="paragraph" w:styleId="En-tte">
    <w:name w:val="header"/>
    <w:basedOn w:val="Standard"/>
    <w:pPr>
      <w:tabs>
        <w:tab w:val="center" w:pos="4536"/>
        <w:tab w:val="right" w:pos="9072"/>
      </w:tabs>
    </w:pPr>
  </w:style>
  <w:style w:type="paragraph" w:styleId="Pieddepage">
    <w:name w:val="footer"/>
    <w:basedOn w:val="Standard"/>
    <w:link w:val="PieddepageCar"/>
    <w:uiPriority w:val="99"/>
    <w:pPr>
      <w:tabs>
        <w:tab w:val="center" w:pos="4536"/>
        <w:tab w:val="right" w:pos="9638"/>
      </w:tabs>
    </w:pPr>
    <w:rPr>
      <w:rFonts w:ascii="Calibri" w:hAnsi="Calibri"/>
      <w:sz w:val="20"/>
    </w:rPr>
  </w:style>
  <w:style w:type="paragraph" w:styleId="Lgende">
    <w:name w:val="caption"/>
    <w:basedOn w:val="Standard"/>
    <w:next w:val="Standard"/>
    <w:pPr>
      <w:jc w:val="center"/>
    </w:pPr>
    <w:rPr>
      <w:rFonts w:ascii="Calibri" w:hAnsi="Calibri"/>
      <w:b/>
      <w:bCs/>
      <w:i/>
      <w:color w:val="004586"/>
      <w:sz w:val="20"/>
      <w:szCs w:val="20"/>
    </w:rPr>
  </w:style>
  <w:style w:type="paragraph" w:customStyle="1" w:styleId="Index">
    <w:name w:val="Index"/>
    <w:basedOn w:val="Standard"/>
    <w:pPr>
      <w:suppressLineNumbers/>
    </w:pPr>
    <w:rPr>
      <w:rFonts w:ascii="Calibri" w:hAnsi="Calibri" w:cs="Lucidasans"/>
    </w:rPr>
  </w:style>
  <w:style w:type="paragraph" w:customStyle="1" w:styleId="MonParagraphe">
    <w:name w:val="MonParagraphe"/>
    <w:basedOn w:val="Standard"/>
    <w:qFormat/>
    <w:rsid w:val="00590E43"/>
    <w:pPr>
      <w:suppressAutoHyphens w:val="0"/>
      <w:spacing w:before="113"/>
      <w:ind w:firstLine="284"/>
      <w:jc w:val="both"/>
    </w:pPr>
    <w:rPr>
      <w:rFonts w:ascii="Calibri" w:hAnsi="Calibri"/>
      <w:sz w:val="22"/>
      <w:szCs w:val="22"/>
    </w:rPr>
  </w:style>
  <w:style w:type="paragraph" w:customStyle="1" w:styleId="MonTitreSousSection">
    <w:name w:val="MonTitreSousSection"/>
    <w:basedOn w:val="Titre2"/>
    <w:next w:val="MonParagraphe"/>
    <w:qFormat/>
    <w:rsid w:val="00F936A0"/>
    <w:pPr>
      <w:numPr>
        <w:ilvl w:val="1"/>
        <w:numId w:val="1"/>
      </w:numPr>
      <w:pPrChange w:id="0" w:author="Gaetan Gaudard" w:date="2020-05-30T11:53:00Z">
        <w:pPr>
          <w:keepNext/>
          <w:numPr>
            <w:ilvl w:val="1"/>
            <w:numId w:val="1"/>
          </w:numPr>
          <w:suppressAutoHyphens/>
          <w:autoSpaceDN w:val="0"/>
          <w:spacing w:before="240" w:after="60"/>
          <w:ind w:left="576" w:hanging="576"/>
          <w:textAlignment w:val="baseline"/>
          <w:outlineLvl w:val="1"/>
        </w:pPr>
      </w:pPrChange>
    </w:pPr>
    <w:rPr>
      <w:i w:val="0"/>
      <w:rPrChange w:id="0" w:author="Gaetan Gaudard" w:date="2020-05-30T11:53:00Z">
        <w:rPr>
          <w:rFonts w:ascii="Arial" w:hAnsi="Arial" w:cs="Arial"/>
          <w:b/>
          <w:bCs/>
          <w:iCs/>
          <w:kern w:val="3"/>
          <w:sz w:val="28"/>
          <w:szCs w:val="28"/>
          <w:lang w:val="fr-FR" w:eastAsia="fr-FR" w:bidi="ar-SA"/>
        </w:rPr>
      </w:rPrChange>
    </w:rPr>
  </w:style>
  <w:style w:type="paragraph" w:customStyle="1" w:styleId="MonTitreSection">
    <w:name w:val="MonTitreSection"/>
    <w:basedOn w:val="Titre1"/>
    <w:next w:val="MonParagraphe"/>
    <w:qFormat/>
    <w:pPr>
      <w:numPr>
        <w:numId w:val="1"/>
      </w:numPr>
    </w:pPr>
  </w:style>
  <w:style w:type="paragraph" w:customStyle="1" w:styleId="MonTitre">
    <w:name w:val="MonTitre"/>
    <w:basedOn w:val="Standard"/>
    <w:qFormat/>
    <w:pPr>
      <w:pBdr>
        <w:top w:val="single" w:sz="4" w:space="1" w:color="000000"/>
        <w:left w:val="single" w:sz="4" w:space="4" w:color="000000"/>
        <w:bottom w:val="single" w:sz="4" w:space="1" w:color="000000"/>
        <w:right w:val="single" w:sz="4" w:space="4" w:color="000000"/>
      </w:pBdr>
      <w:spacing w:before="240" w:after="480"/>
      <w:jc w:val="center"/>
    </w:pPr>
    <w:rPr>
      <w:b/>
      <w:sz w:val="36"/>
      <w:szCs w:val="36"/>
    </w:rPr>
  </w:style>
  <w:style w:type="paragraph" w:customStyle="1" w:styleId="MonAuteur">
    <w:name w:val="MonAuteur"/>
    <w:basedOn w:val="Standard"/>
    <w:qFormat/>
    <w:pPr>
      <w:tabs>
        <w:tab w:val="right" w:pos="9541"/>
      </w:tabs>
    </w:pPr>
    <w:rPr>
      <w:rFonts w:ascii="Calibri" w:hAnsi="Calibri"/>
      <w:b/>
      <w:sz w:val="28"/>
      <w:szCs w:val="28"/>
    </w:rPr>
  </w:style>
  <w:style w:type="paragraph" w:customStyle="1" w:styleId="Table">
    <w:name w:val="Table"/>
    <w:basedOn w:val="Lgende"/>
  </w:style>
  <w:style w:type="paragraph" w:customStyle="1" w:styleId="Framecontents">
    <w:name w:val="Frame contents"/>
    <w:basedOn w:val="Textbody"/>
  </w:style>
  <w:style w:type="paragraph" w:customStyle="1" w:styleId="ContentsHeading">
    <w:name w:val="Contents Heading"/>
    <w:basedOn w:val="Heading"/>
    <w:pPr>
      <w:suppressLineNumbers/>
    </w:pPr>
    <w:rPr>
      <w:b/>
      <w:bCs/>
      <w:sz w:val="32"/>
      <w:szCs w:val="32"/>
    </w:rPr>
  </w:style>
  <w:style w:type="paragraph" w:customStyle="1" w:styleId="Contents1">
    <w:name w:val="Contents 1"/>
    <w:basedOn w:val="Index"/>
    <w:pPr>
      <w:tabs>
        <w:tab w:val="right" w:leader="dot" w:pos="9637"/>
      </w:tabs>
    </w:pPr>
  </w:style>
  <w:style w:type="paragraph" w:customStyle="1" w:styleId="Contents2">
    <w:name w:val="Contents 2"/>
    <w:basedOn w:val="Index"/>
    <w:pPr>
      <w:tabs>
        <w:tab w:val="right" w:leader="dot" w:pos="9637"/>
      </w:tabs>
      <w:ind w:left="283"/>
    </w:pPr>
  </w:style>
  <w:style w:type="paragraph" w:customStyle="1" w:styleId="Formule">
    <w:name w:val="Formule"/>
    <w:basedOn w:val="Lgende"/>
  </w:style>
  <w:style w:type="paragraph" w:customStyle="1" w:styleId="IllustrationIndexHeading">
    <w:name w:val="Illustration Index Heading"/>
    <w:basedOn w:val="Heading"/>
    <w:pPr>
      <w:suppressLineNumbers/>
    </w:pPr>
    <w:rPr>
      <w:b/>
      <w:bCs/>
      <w:sz w:val="32"/>
      <w:szCs w:val="32"/>
    </w:rPr>
  </w:style>
  <w:style w:type="paragraph" w:customStyle="1" w:styleId="IllustrationIndex1">
    <w:name w:val="Illustration Index 1"/>
    <w:basedOn w:val="Index"/>
    <w:pPr>
      <w:tabs>
        <w:tab w:val="right" w:leader="dot" w:pos="9637"/>
      </w:tabs>
    </w:pPr>
  </w:style>
  <w:style w:type="paragraph" w:customStyle="1" w:styleId="Titrepagedegarde">
    <w:name w:val="Titre page de garde"/>
    <w:basedOn w:val="Framecontents"/>
    <w:pPr>
      <w:pBdr>
        <w:top w:val="single" w:sz="8" w:space="1" w:color="B3B3B3"/>
        <w:left w:val="single" w:sz="8" w:space="1" w:color="B3B3B3"/>
        <w:bottom w:val="single" w:sz="8" w:space="1" w:color="B3B3B3"/>
        <w:right w:val="single" w:sz="8" w:space="1" w:color="B3B3B3"/>
      </w:pBdr>
      <w:shd w:val="clear" w:color="auto" w:fill="FFFFFF"/>
      <w:spacing w:before="4535" w:after="119"/>
      <w:ind w:left="567" w:right="567"/>
      <w:jc w:val="center"/>
    </w:pPr>
    <w:rPr>
      <w:rFonts w:ascii="Arial Black" w:hAnsi="Arial Black"/>
      <w:b/>
      <w:sz w:val="48"/>
    </w:rPr>
  </w:style>
  <w:style w:type="paragraph" w:customStyle="1" w:styleId="MonParagraphe-liste">
    <w:name w:val="MonParagraphe-liste"/>
    <w:basedOn w:val="MonParagraphe"/>
    <w:pPr>
      <w:spacing w:before="0"/>
    </w:pPr>
  </w:style>
  <w:style w:type="paragraph" w:customStyle="1" w:styleId="TableContents">
    <w:name w:val="Table Contents"/>
    <w:basedOn w:val="Standard"/>
    <w:pPr>
      <w:suppressLineNumbers/>
    </w:pPr>
  </w:style>
  <w:style w:type="paragraph" w:customStyle="1" w:styleId="BibliographyHeading">
    <w:name w:val="Bibliography Heading"/>
    <w:basedOn w:val="Heading"/>
    <w:pPr>
      <w:suppressLineNumbers/>
    </w:pPr>
    <w:rPr>
      <w:b/>
      <w:bCs/>
      <w:sz w:val="32"/>
      <w:szCs w:val="32"/>
    </w:rPr>
  </w:style>
  <w:style w:type="paragraph" w:customStyle="1" w:styleId="Bibliography1">
    <w:name w:val="Bibliography 1"/>
    <w:basedOn w:val="Index"/>
    <w:pPr>
      <w:tabs>
        <w:tab w:val="left" w:leader="dot" w:pos="1984"/>
        <w:tab w:val="right" w:leader="dot" w:pos="10772"/>
      </w:tabs>
      <w:spacing w:after="113"/>
      <w:ind w:left="1134" w:hanging="1134"/>
    </w:pPr>
  </w:style>
  <w:style w:type="paragraph" w:customStyle="1" w:styleId="MonTitreSousSousSection">
    <w:name w:val="MonTitreSousSousSection"/>
    <w:basedOn w:val="MonTitreSousSection"/>
    <w:next w:val="MonParagraphe"/>
    <w:qFormat/>
    <w:rsid w:val="00023C97"/>
    <w:pPr>
      <w:numPr>
        <w:ilvl w:val="2"/>
      </w:numPr>
      <w:outlineLvl w:val="2"/>
      <w:pPrChange w:id="1" w:author="Gaetan Gaudard" w:date="2020-05-30T11:53:00Z">
        <w:pPr>
          <w:keepNext/>
          <w:numPr>
            <w:ilvl w:val="2"/>
            <w:numId w:val="1"/>
          </w:numPr>
          <w:suppressAutoHyphens/>
          <w:autoSpaceDN w:val="0"/>
          <w:spacing w:before="240" w:after="60"/>
          <w:ind w:left="720" w:hanging="720"/>
          <w:textAlignment w:val="baseline"/>
          <w:outlineLvl w:val="2"/>
        </w:pPr>
      </w:pPrChange>
    </w:pPr>
    <w:rPr>
      <w:i/>
      <w:sz w:val="22"/>
      <w:rPrChange w:id="1" w:author="Gaetan Gaudard" w:date="2020-05-30T11:53:00Z">
        <w:rPr>
          <w:rFonts w:ascii="Arial" w:hAnsi="Arial" w:cs="Arial"/>
          <w:i/>
          <w:kern w:val="3"/>
          <w:sz w:val="26"/>
          <w:szCs w:val="28"/>
          <w:lang w:val="fr-FR" w:eastAsia="fr-FR" w:bidi="ar-SA"/>
        </w:rPr>
      </w:rPrChange>
    </w:rPr>
  </w:style>
  <w:style w:type="paragraph" w:customStyle="1" w:styleId="Contents3">
    <w:name w:val="Contents 3"/>
    <w:basedOn w:val="Index"/>
    <w:pPr>
      <w:tabs>
        <w:tab w:val="right" w:leader="dot" w:pos="9638"/>
      </w:tabs>
      <w:ind w:left="566"/>
    </w:pPr>
  </w:style>
  <w:style w:type="paragraph" w:customStyle="1" w:styleId="TableHeading">
    <w:name w:val="Table Heading"/>
    <w:basedOn w:val="TableContents"/>
    <w:pPr>
      <w:jc w:val="center"/>
    </w:pPr>
    <w:rPr>
      <w:b/>
      <w:bCs/>
    </w:rPr>
  </w:style>
  <w:style w:type="paragraph" w:customStyle="1" w:styleId="Footnote">
    <w:name w:val="Footnote"/>
    <w:basedOn w:val="Standard"/>
    <w:pPr>
      <w:suppressLineNumbers/>
      <w:ind w:left="339" w:hanging="339"/>
    </w:pPr>
    <w:rPr>
      <w:sz w:val="20"/>
      <w:szCs w:val="20"/>
    </w:rPr>
  </w:style>
  <w:style w:type="paragraph" w:customStyle="1" w:styleId="Figure">
    <w:name w:val="Figure"/>
    <w:basedOn w:val="Lgende"/>
    <w:qFormat/>
  </w:style>
  <w:style w:type="paragraph" w:customStyle="1" w:styleId="Objectindexheading">
    <w:name w:val="Object index heading"/>
    <w:basedOn w:val="Heading"/>
    <w:pPr>
      <w:suppressLineNumbers/>
    </w:pPr>
    <w:rPr>
      <w:b/>
      <w:bCs/>
      <w:sz w:val="32"/>
      <w:szCs w:val="32"/>
    </w:rPr>
  </w:style>
  <w:style w:type="paragraph" w:customStyle="1" w:styleId="Objectindex1">
    <w:name w:val="Object index 1"/>
    <w:basedOn w:val="Index"/>
    <w:pPr>
      <w:tabs>
        <w:tab w:val="right" w:leader="dot" w:pos="9638"/>
      </w:tabs>
    </w:pPr>
  </w:style>
  <w:style w:type="character" w:styleId="Numrodepage">
    <w:name w:val="page number"/>
    <w:basedOn w:val="Policepardfaut"/>
  </w:style>
  <w:style w:type="character" w:customStyle="1" w:styleId="BulletSymbols">
    <w:name w:val="Bullet Symbols"/>
    <w:rPr>
      <w:rFonts w:ascii="OpenSymbol" w:eastAsia="OpenSymbol" w:hAnsi="OpenSymbol" w:cs="OpenSymbol"/>
    </w:rPr>
  </w:style>
  <w:style w:type="character" w:customStyle="1" w:styleId="FootnoteSymbol">
    <w:name w:val="Footnote Symbol"/>
  </w:style>
  <w:style w:type="character" w:customStyle="1" w:styleId="Footnoteanchor">
    <w:name w:val="Footnote anchor"/>
    <w:rPr>
      <w:position w:val="0"/>
      <w:vertAlign w:val="superscript"/>
    </w:rPr>
  </w:style>
  <w:style w:type="character" w:customStyle="1" w:styleId="Internetlink">
    <w:name w:val="Internet link"/>
    <w:rPr>
      <w:color w:val="000080"/>
      <w:u w:val="single"/>
    </w:rPr>
  </w:style>
  <w:style w:type="character" w:customStyle="1" w:styleId="Aretirer">
    <w:name w:val="A retirer"/>
    <w:rPr>
      <w:strike/>
      <w:color w:val="FF3333"/>
    </w:rPr>
  </w:style>
  <w:style w:type="numbering" w:customStyle="1" w:styleId="WW8Num1">
    <w:name w:val="WW8Num1"/>
    <w:basedOn w:val="Aucuneliste"/>
    <w:pPr>
      <w:numPr>
        <w:numId w:val="2"/>
      </w:numPr>
    </w:pPr>
  </w:style>
  <w:style w:type="paragraph" w:styleId="Textedebulles">
    <w:name w:val="Balloon Text"/>
    <w:basedOn w:val="Normal"/>
    <w:link w:val="TextedebullesCar"/>
    <w:uiPriority w:val="99"/>
    <w:semiHidden/>
    <w:unhideWhenUsed/>
    <w:rsid w:val="00F97470"/>
    <w:rPr>
      <w:rFonts w:ascii="Tahoma" w:hAnsi="Tahoma" w:cs="Tahoma"/>
      <w:sz w:val="16"/>
      <w:szCs w:val="16"/>
    </w:rPr>
  </w:style>
  <w:style w:type="character" w:customStyle="1" w:styleId="TextedebullesCar">
    <w:name w:val="Texte de bulles Car"/>
    <w:link w:val="Textedebulles"/>
    <w:uiPriority w:val="99"/>
    <w:semiHidden/>
    <w:rsid w:val="00F97470"/>
    <w:rPr>
      <w:rFonts w:ascii="Tahoma" w:hAnsi="Tahoma" w:cs="Tahoma"/>
      <w:sz w:val="16"/>
      <w:szCs w:val="16"/>
    </w:rPr>
  </w:style>
  <w:style w:type="paragraph" w:styleId="En-ttedetabledesmatires">
    <w:name w:val="TOC Heading"/>
    <w:basedOn w:val="Titre1"/>
    <w:next w:val="Normal"/>
    <w:uiPriority w:val="39"/>
    <w:unhideWhenUsed/>
    <w:qFormat/>
    <w:rsid w:val="00F97470"/>
    <w:pPr>
      <w:keepLines/>
      <w:suppressAutoHyphens w:val="0"/>
      <w:autoSpaceDN/>
      <w:spacing w:before="480" w:after="0" w:line="276" w:lineRule="auto"/>
      <w:textAlignment w:val="auto"/>
      <w:outlineLvl w:val="9"/>
    </w:pPr>
    <w:rPr>
      <w:rFonts w:ascii="Cambria" w:hAnsi="Cambria" w:cs="Times New Roman"/>
      <w:color w:val="365F91"/>
      <w:kern w:val="0"/>
      <w:sz w:val="28"/>
      <w:szCs w:val="28"/>
    </w:rPr>
  </w:style>
  <w:style w:type="paragraph" w:styleId="TM1">
    <w:name w:val="toc 1"/>
    <w:basedOn w:val="Normal"/>
    <w:next w:val="Normal"/>
    <w:autoRedefine/>
    <w:uiPriority w:val="39"/>
    <w:unhideWhenUsed/>
    <w:rsid w:val="00F97470"/>
    <w:pPr>
      <w:spacing w:after="100"/>
    </w:pPr>
  </w:style>
  <w:style w:type="paragraph" w:styleId="TM2">
    <w:name w:val="toc 2"/>
    <w:basedOn w:val="Normal"/>
    <w:next w:val="Normal"/>
    <w:autoRedefine/>
    <w:uiPriority w:val="39"/>
    <w:unhideWhenUsed/>
    <w:rsid w:val="00F97470"/>
    <w:pPr>
      <w:spacing w:after="100"/>
      <w:ind w:left="240"/>
    </w:pPr>
  </w:style>
  <w:style w:type="paragraph" w:styleId="TM3">
    <w:name w:val="toc 3"/>
    <w:basedOn w:val="Normal"/>
    <w:next w:val="Normal"/>
    <w:autoRedefine/>
    <w:uiPriority w:val="39"/>
    <w:unhideWhenUsed/>
    <w:rsid w:val="00F97470"/>
    <w:pPr>
      <w:spacing w:after="100"/>
      <w:ind w:left="480"/>
    </w:pPr>
  </w:style>
  <w:style w:type="character" w:styleId="Lienhypertexte">
    <w:name w:val="Hyperlink"/>
    <w:uiPriority w:val="99"/>
    <w:unhideWhenUsed/>
    <w:rsid w:val="00F97470"/>
    <w:rPr>
      <w:color w:val="0000FF"/>
      <w:u w:val="single"/>
    </w:rPr>
  </w:style>
  <w:style w:type="paragraph" w:styleId="NormalWeb">
    <w:name w:val="Normal (Web)"/>
    <w:basedOn w:val="Normal"/>
    <w:uiPriority w:val="99"/>
    <w:semiHidden/>
    <w:unhideWhenUsed/>
    <w:rsid w:val="005F62E4"/>
    <w:pPr>
      <w:widowControl/>
      <w:suppressAutoHyphens w:val="0"/>
      <w:autoSpaceDN/>
      <w:spacing w:before="100" w:beforeAutospacing="1" w:after="100" w:afterAutospacing="1"/>
      <w:textAlignment w:val="auto"/>
    </w:pPr>
    <w:rPr>
      <w:rFonts w:ascii="Times New Roman" w:eastAsia="Times New Roman" w:hAnsi="Times New Roman" w:cs="Times New Roman"/>
      <w:kern w:val="0"/>
    </w:rPr>
  </w:style>
  <w:style w:type="character" w:styleId="Textedelespacerserv">
    <w:name w:val="Placeholder Text"/>
    <w:basedOn w:val="Policepardfaut"/>
    <w:uiPriority w:val="99"/>
    <w:semiHidden/>
    <w:rsid w:val="002343BE"/>
    <w:rPr>
      <w:color w:val="808080"/>
    </w:rPr>
  </w:style>
  <w:style w:type="character" w:customStyle="1" w:styleId="PieddepageCar">
    <w:name w:val="Pied de page Car"/>
    <w:basedOn w:val="Policepardfaut"/>
    <w:link w:val="Pieddepage"/>
    <w:uiPriority w:val="99"/>
    <w:rsid w:val="007A067F"/>
    <w:rPr>
      <w:rFonts w:ascii="Calibri" w:eastAsia="Times New Roman" w:hAnsi="Calibri" w:cs="Times New Roman"/>
      <w:kern w:val="3"/>
      <w:szCs w:val="24"/>
    </w:rPr>
  </w:style>
  <w:style w:type="paragraph" w:styleId="Paragraphedeliste">
    <w:name w:val="List Paragraph"/>
    <w:basedOn w:val="Normal"/>
    <w:uiPriority w:val="34"/>
    <w:qFormat/>
    <w:rsid w:val="00CD574C"/>
    <w:pPr>
      <w:widowControl/>
      <w:suppressAutoHyphens w:val="0"/>
      <w:autoSpaceDN/>
      <w:spacing w:after="160" w:line="259" w:lineRule="auto"/>
      <w:ind w:left="720"/>
      <w:contextualSpacing/>
      <w:textAlignment w:val="auto"/>
    </w:pPr>
    <w:rPr>
      <w:rFonts w:asciiTheme="minorHAnsi" w:eastAsiaTheme="minorHAnsi" w:hAnsiTheme="minorHAnsi" w:cstheme="minorBidi"/>
      <w:kern w:val="0"/>
      <w:sz w:val="22"/>
      <w:szCs w:val="22"/>
      <w:lang w:eastAsia="en-US"/>
    </w:rPr>
  </w:style>
  <w:style w:type="character" w:styleId="Lienhypertextesuivivisit">
    <w:name w:val="FollowedHyperlink"/>
    <w:basedOn w:val="Policepardfaut"/>
    <w:uiPriority w:val="99"/>
    <w:semiHidden/>
    <w:unhideWhenUsed/>
    <w:rsid w:val="00325C9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7919594">
      <w:bodyDiv w:val="1"/>
      <w:marLeft w:val="0"/>
      <w:marRight w:val="0"/>
      <w:marTop w:val="0"/>
      <w:marBottom w:val="0"/>
      <w:divBdr>
        <w:top w:val="none" w:sz="0" w:space="0" w:color="auto"/>
        <w:left w:val="none" w:sz="0" w:space="0" w:color="auto"/>
        <w:bottom w:val="none" w:sz="0" w:space="0" w:color="auto"/>
        <w:right w:val="none" w:sz="0" w:space="0" w:color="auto"/>
      </w:divBdr>
    </w:div>
    <w:div w:id="216286340">
      <w:bodyDiv w:val="1"/>
      <w:marLeft w:val="0"/>
      <w:marRight w:val="0"/>
      <w:marTop w:val="0"/>
      <w:marBottom w:val="0"/>
      <w:divBdr>
        <w:top w:val="none" w:sz="0" w:space="0" w:color="auto"/>
        <w:left w:val="none" w:sz="0" w:space="0" w:color="auto"/>
        <w:bottom w:val="none" w:sz="0" w:space="0" w:color="auto"/>
        <w:right w:val="none" w:sz="0" w:space="0" w:color="auto"/>
      </w:divBdr>
    </w:div>
    <w:div w:id="229775326">
      <w:bodyDiv w:val="1"/>
      <w:marLeft w:val="0"/>
      <w:marRight w:val="0"/>
      <w:marTop w:val="0"/>
      <w:marBottom w:val="0"/>
      <w:divBdr>
        <w:top w:val="none" w:sz="0" w:space="0" w:color="auto"/>
        <w:left w:val="none" w:sz="0" w:space="0" w:color="auto"/>
        <w:bottom w:val="none" w:sz="0" w:space="0" w:color="auto"/>
        <w:right w:val="none" w:sz="0" w:space="0" w:color="auto"/>
      </w:divBdr>
    </w:div>
    <w:div w:id="254244691">
      <w:bodyDiv w:val="1"/>
      <w:marLeft w:val="0"/>
      <w:marRight w:val="0"/>
      <w:marTop w:val="0"/>
      <w:marBottom w:val="0"/>
      <w:divBdr>
        <w:top w:val="none" w:sz="0" w:space="0" w:color="auto"/>
        <w:left w:val="none" w:sz="0" w:space="0" w:color="auto"/>
        <w:bottom w:val="none" w:sz="0" w:space="0" w:color="auto"/>
        <w:right w:val="none" w:sz="0" w:space="0" w:color="auto"/>
      </w:divBdr>
    </w:div>
    <w:div w:id="767965162">
      <w:bodyDiv w:val="1"/>
      <w:marLeft w:val="0"/>
      <w:marRight w:val="0"/>
      <w:marTop w:val="0"/>
      <w:marBottom w:val="0"/>
      <w:divBdr>
        <w:top w:val="none" w:sz="0" w:space="0" w:color="auto"/>
        <w:left w:val="none" w:sz="0" w:space="0" w:color="auto"/>
        <w:bottom w:val="none" w:sz="0" w:space="0" w:color="auto"/>
        <w:right w:val="none" w:sz="0" w:space="0" w:color="auto"/>
      </w:divBdr>
    </w:div>
    <w:div w:id="820737104">
      <w:bodyDiv w:val="1"/>
      <w:marLeft w:val="0"/>
      <w:marRight w:val="0"/>
      <w:marTop w:val="0"/>
      <w:marBottom w:val="0"/>
      <w:divBdr>
        <w:top w:val="none" w:sz="0" w:space="0" w:color="auto"/>
        <w:left w:val="none" w:sz="0" w:space="0" w:color="auto"/>
        <w:bottom w:val="none" w:sz="0" w:space="0" w:color="auto"/>
        <w:right w:val="none" w:sz="0" w:space="0" w:color="auto"/>
      </w:divBdr>
    </w:div>
    <w:div w:id="873350750">
      <w:bodyDiv w:val="1"/>
      <w:marLeft w:val="0"/>
      <w:marRight w:val="0"/>
      <w:marTop w:val="0"/>
      <w:marBottom w:val="0"/>
      <w:divBdr>
        <w:top w:val="none" w:sz="0" w:space="0" w:color="auto"/>
        <w:left w:val="none" w:sz="0" w:space="0" w:color="auto"/>
        <w:bottom w:val="none" w:sz="0" w:space="0" w:color="auto"/>
        <w:right w:val="none" w:sz="0" w:space="0" w:color="auto"/>
      </w:divBdr>
    </w:div>
    <w:div w:id="905069844">
      <w:bodyDiv w:val="1"/>
      <w:marLeft w:val="0"/>
      <w:marRight w:val="0"/>
      <w:marTop w:val="0"/>
      <w:marBottom w:val="0"/>
      <w:divBdr>
        <w:top w:val="none" w:sz="0" w:space="0" w:color="auto"/>
        <w:left w:val="none" w:sz="0" w:space="0" w:color="auto"/>
        <w:bottom w:val="none" w:sz="0" w:space="0" w:color="auto"/>
        <w:right w:val="none" w:sz="0" w:space="0" w:color="auto"/>
      </w:divBdr>
    </w:div>
    <w:div w:id="917137129">
      <w:bodyDiv w:val="1"/>
      <w:marLeft w:val="0"/>
      <w:marRight w:val="0"/>
      <w:marTop w:val="0"/>
      <w:marBottom w:val="0"/>
      <w:divBdr>
        <w:top w:val="none" w:sz="0" w:space="0" w:color="auto"/>
        <w:left w:val="none" w:sz="0" w:space="0" w:color="auto"/>
        <w:bottom w:val="none" w:sz="0" w:space="0" w:color="auto"/>
        <w:right w:val="none" w:sz="0" w:space="0" w:color="auto"/>
      </w:divBdr>
    </w:div>
    <w:div w:id="1061293380">
      <w:bodyDiv w:val="1"/>
      <w:marLeft w:val="0"/>
      <w:marRight w:val="0"/>
      <w:marTop w:val="0"/>
      <w:marBottom w:val="0"/>
      <w:divBdr>
        <w:top w:val="none" w:sz="0" w:space="0" w:color="auto"/>
        <w:left w:val="none" w:sz="0" w:space="0" w:color="auto"/>
        <w:bottom w:val="none" w:sz="0" w:space="0" w:color="auto"/>
        <w:right w:val="none" w:sz="0" w:space="0" w:color="auto"/>
      </w:divBdr>
    </w:div>
    <w:div w:id="1167330924">
      <w:bodyDiv w:val="1"/>
      <w:marLeft w:val="0"/>
      <w:marRight w:val="0"/>
      <w:marTop w:val="0"/>
      <w:marBottom w:val="0"/>
      <w:divBdr>
        <w:top w:val="none" w:sz="0" w:space="0" w:color="auto"/>
        <w:left w:val="none" w:sz="0" w:space="0" w:color="auto"/>
        <w:bottom w:val="none" w:sz="0" w:space="0" w:color="auto"/>
        <w:right w:val="none" w:sz="0" w:space="0" w:color="auto"/>
      </w:divBdr>
    </w:div>
    <w:div w:id="1242368491">
      <w:bodyDiv w:val="1"/>
      <w:marLeft w:val="0"/>
      <w:marRight w:val="0"/>
      <w:marTop w:val="0"/>
      <w:marBottom w:val="0"/>
      <w:divBdr>
        <w:top w:val="none" w:sz="0" w:space="0" w:color="auto"/>
        <w:left w:val="none" w:sz="0" w:space="0" w:color="auto"/>
        <w:bottom w:val="none" w:sz="0" w:space="0" w:color="auto"/>
        <w:right w:val="none" w:sz="0" w:space="0" w:color="auto"/>
      </w:divBdr>
    </w:div>
    <w:div w:id="1245148756">
      <w:bodyDiv w:val="1"/>
      <w:marLeft w:val="0"/>
      <w:marRight w:val="0"/>
      <w:marTop w:val="0"/>
      <w:marBottom w:val="0"/>
      <w:divBdr>
        <w:top w:val="none" w:sz="0" w:space="0" w:color="auto"/>
        <w:left w:val="none" w:sz="0" w:space="0" w:color="auto"/>
        <w:bottom w:val="none" w:sz="0" w:space="0" w:color="auto"/>
        <w:right w:val="none" w:sz="0" w:space="0" w:color="auto"/>
      </w:divBdr>
    </w:div>
    <w:div w:id="1578438711">
      <w:bodyDiv w:val="1"/>
      <w:marLeft w:val="0"/>
      <w:marRight w:val="0"/>
      <w:marTop w:val="0"/>
      <w:marBottom w:val="0"/>
      <w:divBdr>
        <w:top w:val="none" w:sz="0" w:space="0" w:color="auto"/>
        <w:left w:val="none" w:sz="0" w:space="0" w:color="auto"/>
        <w:bottom w:val="none" w:sz="0" w:space="0" w:color="auto"/>
        <w:right w:val="none" w:sz="0" w:space="0" w:color="auto"/>
      </w:divBdr>
    </w:div>
    <w:div w:id="1637755038">
      <w:bodyDiv w:val="1"/>
      <w:marLeft w:val="0"/>
      <w:marRight w:val="0"/>
      <w:marTop w:val="0"/>
      <w:marBottom w:val="0"/>
      <w:divBdr>
        <w:top w:val="none" w:sz="0" w:space="0" w:color="auto"/>
        <w:left w:val="none" w:sz="0" w:space="0" w:color="auto"/>
        <w:bottom w:val="none" w:sz="0" w:space="0" w:color="auto"/>
        <w:right w:val="none" w:sz="0" w:space="0" w:color="auto"/>
      </w:divBdr>
    </w:div>
    <w:div w:id="1701323479">
      <w:bodyDiv w:val="1"/>
      <w:marLeft w:val="0"/>
      <w:marRight w:val="0"/>
      <w:marTop w:val="0"/>
      <w:marBottom w:val="0"/>
      <w:divBdr>
        <w:top w:val="none" w:sz="0" w:space="0" w:color="auto"/>
        <w:left w:val="none" w:sz="0" w:space="0" w:color="auto"/>
        <w:bottom w:val="none" w:sz="0" w:space="0" w:color="auto"/>
        <w:right w:val="none" w:sz="0" w:space="0" w:color="auto"/>
      </w:divBdr>
    </w:div>
    <w:div w:id="1971278606">
      <w:bodyDiv w:val="1"/>
      <w:marLeft w:val="0"/>
      <w:marRight w:val="0"/>
      <w:marTop w:val="0"/>
      <w:marBottom w:val="0"/>
      <w:divBdr>
        <w:top w:val="none" w:sz="0" w:space="0" w:color="auto"/>
        <w:left w:val="none" w:sz="0" w:space="0" w:color="auto"/>
        <w:bottom w:val="none" w:sz="0" w:space="0" w:color="auto"/>
        <w:right w:val="none" w:sz="0" w:space="0" w:color="auto"/>
      </w:divBdr>
    </w:div>
    <w:div w:id="212726495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yperlink" Target="https://barcode-coder.com/fr/specification-ean-13-102.html" TargetMode="External"/><Relationship Id="rId47" Type="http://schemas.openxmlformats.org/officeDocument/2006/relationships/hyperlink" Target="https://www.youtube.com/watch?time_continue=731&amp;v=mhNNQG2COhI&amp;feature=emb_logo" TargetMode="External"/><Relationship Id="rId50" Type="http://schemas.openxmlformats.org/officeDocument/2006/relationships/hyperlink" Target="https://www.starofservice.com/cost-guides/combien-coutent-services-consultant-marketing" TargetMode="External"/><Relationship Id="rId55" Type="http://schemas.openxmlformats.org/officeDocument/2006/relationships/header" Target="head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jpeg"/><Relationship Id="rId24" Type="http://schemas.openxmlformats.org/officeDocument/2006/relationships/image" Target="media/image14.jpeg"/><Relationship Id="rId32" Type="http://schemas.openxmlformats.org/officeDocument/2006/relationships/image" Target="media/image22.jpeg"/><Relationship Id="rId37" Type="http://schemas.openxmlformats.org/officeDocument/2006/relationships/image" Target="media/image27.png"/><Relationship Id="rId40" Type="http://schemas.openxmlformats.org/officeDocument/2006/relationships/image" Target="media/image30.jpeg"/><Relationship Id="rId45" Type="http://schemas.openxmlformats.org/officeDocument/2006/relationships/hyperlink" Target="https://fr.mathworks.com/" TargetMode="External"/><Relationship Id="rId53" Type="http://schemas.openxmlformats.org/officeDocument/2006/relationships/hyperlink" Target="https://fygostudio.com/prix-publicite-tv/" TargetMode="External"/><Relationship Id="rId58" Type="http://schemas.microsoft.com/office/2011/relationships/people" Target="people.xml"/><Relationship Id="rId5" Type="http://schemas.openxmlformats.org/officeDocument/2006/relationships/numbering" Target="numbering.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www.gomaro.ch/codeean.htm" TargetMode="External"/><Relationship Id="rId48" Type="http://schemas.openxmlformats.org/officeDocument/2006/relationships/hyperlink" Target="https://www.youtube.com/watch?v=i1wAoIDar48" TargetMode="External"/><Relationship Id="rId56" Type="http://schemas.openxmlformats.org/officeDocument/2006/relationships/footer" Target="footer1.xml"/><Relationship Id="rId8" Type="http://schemas.openxmlformats.org/officeDocument/2006/relationships/webSettings" Target="webSettings.xml"/><Relationship Id="rId51" Type="http://schemas.openxmlformats.org/officeDocument/2006/relationships/hyperlink" Target="https://www.starofservice.com/cost-guides/combien-coute-achat-espace-publicitaire" TargetMode="Externa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jpeg"/><Relationship Id="rId33" Type="http://schemas.openxmlformats.org/officeDocument/2006/relationships/image" Target="media/image23.png"/><Relationship Id="rId38" Type="http://schemas.openxmlformats.org/officeDocument/2006/relationships/image" Target="media/image28.jpeg"/><Relationship Id="rId46" Type="http://schemas.openxmlformats.org/officeDocument/2006/relationships/hyperlink" Target="https://www.youtube.com/watch?v=1-jURfDzP1s" TargetMode="External"/><Relationship Id="rId59"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hyperlink" Target="https://fr.wikipedia.org/wiki/Code-barres_EAN" TargetMode="External"/><Relationship Id="rId54" Type="http://schemas.openxmlformats.org/officeDocument/2006/relationships/hyperlink" Target="https://www.metadosi.fr/prix-media-sociaux/"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gif"/><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www.ecommerce-nation.fr/gtin-ean-benefices-et-usages-de-ces-codes/" TargetMode="External"/><Relationship Id="rId57" Type="http://schemas.openxmlformats.org/officeDocument/2006/relationships/fontTable" Target="fontTable.xml"/><Relationship Id="rId10" Type="http://schemas.openxmlformats.org/officeDocument/2006/relationships/endnotes" Target="endnotes.xml"/><Relationship Id="rId31" Type="http://schemas.openxmlformats.org/officeDocument/2006/relationships/image" Target="media/image21.png"/><Relationship Id="rId44" Type="http://schemas.openxmlformats.org/officeDocument/2006/relationships/hyperlink" Target="http://felix.abecassis.me/wp-content/uploads/2012/06/tirf.pdf" TargetMode="External"/><Relationship Id="rId52" Type="http://schemas.openxmlformats.org/officeDocument/2006/relationships/hyperlink" Target="https://adintime.com/fr/blog/panneaux-publicitaires-les-types-de-campagnes-daffichages-n35"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auda\Documents\COURS\Aides%20et%20mod&#232;les\Modele-rapportScientifique-2017.dotx" TargetMode="Externa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Bureau">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327AB38F0BF534EA19B6EE6AF84F204" ma:contentTypeVersion="4" ma:contentTypeDescription="Crée un document." ma:contentTypeScope="" ma:versionID="439776813fb3dd1ad386032bf09c32b3">
  <xsd:schema xmlns:xsd="http://www.w3.org/2001/XMLSchema" xmlns:xs="http://www.w3.org/2001/XMLSchema" xmlns:p="http://schemas.microsoft.com/office/2006/metadata/properties" xmlns:ns3="5bc68566-9979-469d-b2f2-ef7cd90ad64c" targetNamespace="http://schemas.microsoft.com/office/2006/metadata/properties" ma:root="true" ma:fieldsID="346fe50021ab8421fe6db9a00c409e2c" ns3:_="">
    <xsd:import namespace="5bc68566-9979-469d-b2f2-ef7cd90ad64c"/>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bc68566-9979-469d-b2f2-ef7cd90ad64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D32D0EC-8438-49FC-9FFD-1A064804174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bc68566-9979-469d-b2f2-ef7cd90ad64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9CC17E25-D24F-4554-BE84-D0ED94F58574}">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9385C85-C92D-4DFC-919A-0B2C4703811A}">
  <ds:schemaRefs>
    <ds:schemaRef ds:uri="http://schemas.microsoft.com/sharepoint/v3/contenttype/forms"/>
  </ds:schemaRefs>
</ds:datastoreItem>
</file>

<file path=customXml/itemProps4.xml><?xml version="1.0" encoding="utf-8"?>
<ds:datastoreItem xmlns:ds="http://schemas.openxmlformats.org/officeDocument/2006/customXml" ds:itemID="{FDC6127E-274E-4218-AE3A-FF2E7B3B84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Modele-rapportScientifique-2017.dotx</Template>
  <TotalTime>0</TotalTime>
  <Pages>22</Pages>
  <Words>7308</Words>
  <Characters>40197</Characters>
  <Application>Microsoft Office Word</Application>
  <DocSecurity>0</DocSecurity>
  <Lines>334</Lines>
  <Paragraphs>94</Paragraphs>
  <ScaleCrop>false</ScaleCrop>
  <HeadingPairs>
    <vt:vector size="2" baseType="variant">
      <vt:variant>
        <vt:lpstr>Titre</vt:lpstr>
      </vt:variant>
      <vt:variant>
        <vt:i4>1</vt:i4>
      </vt:variant>
    </vt:vector>
  </HeadingPairs>
  <TitlesOfParts>
    <vt:vector size="1" baseType="lpstr">
      <vt:lpstr/>
    </vt:vector>
  </TitlesOfParts>
  <Company>CREATIS</Company>
  <LinksUpToDate>false</LinksUpToDate>
  <CharactersWithSpaces>47411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Gaëtan GAUDARD</dc:creator>
  <cp:keywords/>
  <dc:description/>
  <cp:lastModifiedBy>Gaël Métras</cp:lastModifiedBy>
  <cp:revision>13</cp:revision>
  <cp:lastPrinted>2020-05-31T07:14:00Z</cp:lastPrinted>
  <dcterms:created xsi:type="dcterms:W3CDTF">2020-05-30T19:03:00Z</dcterms:created>
  <dcterms:modified xsi:type="dcterms:W3CDTF">2020-05-31T15:28:00Z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fo 1">
    <vt:lpwstr/>
  </property>
  <property fmtid="{D5CDD505-2E9C-101B-9397-08002B2CF9AE}" pid="3" name="Info 2">
    <vt:lpwstr/>
  </property>
  <property fmtid="{D5CDD505-2E9C-101B-9397-08002B2CF9AE}" pid="4" name="Info 3">
    <vt:lpwstr/>
  </property>
  <property fmtid="{D5CDD505-2E9C-101B-9397-08002B2CF9AE}" pid="5" name="Info 4">
    <vt:lpwstr/>
  </property>
  <property fmtid="{D5CDD505-2E9C-101B-9397-08002B2CF9AE}" pid="6" name="ContentTypeId">
    <vt:lpwstr>0x0101001327AB38F0BF534EA19B6EE6AF84F204</vt:lpwstr>
  </property>
</Properties>
</file>